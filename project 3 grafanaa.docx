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7E6E4C" w:rsidRPr="00400BCF" w:rsidRDefault="007E6E4C" w:rsidP="00807D50">
      <w:pPr>
        <w:jc w:val="center"/>
        <w:rPr>
          <w:rFonts w:ascii="Segoe UI" w:hAnsi="Segoe UI" w:cs="Segoe UI"/>
          <w:b/>
          <w:i/>
          <w:color w:val="000000" w:themeColor="text1"/>
          <w:sz w:val="52"/>
          <w:szCs w:val="52"/>
          <w:highlight w:val="yellow"/>
          <w:u w:val="single"/>
          <w:rPrChange w:id="0" w:author="HP" w:date="2024-06-21T08:50:00Z">
            <w:rPr>
              <w:rFonts w:ascii="Trebuchet MS" w:hAnsi="Trebuchet MS" w:cs="Times New Roman"/>
              <w:sz w:val="48"/>
              <w:szCs w:val="48"/>
              <w:u w:val="single"/>
            </w:rPr>
          </w:rPrChange>
        </w:rPr>
      </w:pPr>
      <w:r w:rsidRPr="00400BCF">
        <w:rPr>
          <w:rFonts w:ascii="Segoe UI" w:hAnsi="Segoe UI" w:cs="Segoe UI"/>
          <w:b/>
          <w:i/>
          <w:color w:val="000000" w:themeColor="text1"/>
          <w:sz w:val="52"/>
          <w:szCs w:val="52"/>
          <w:highlight w:val="yellow"/>
          <w:u w:val="single"/>
          <w:rPrChange w:id="1" w:author="HP" w:date="2024-06-21T08:50:00Z">
            <w:rPr>
              <w:rFonts w:ascii="Trebuchet MS" w:hAnsi="Trebuchet MS" w:cs="Times New Roman"/>
              <w:sz w:val="48"/>
              <w:szCs w:val="48"/>
              <w:u w:val="single"/>
            </w:rPr>
          </w:rPrChange>
        </w:rPr>
        <w:t>Project Name 3</w:t>
      </w:r>
    </w:p>
    <w:p w:rsidR="007E6E4C" w:rsidRPr="00400BCF" w:rsidRDefault="007E6E4C" w:rsidP="00807D50">
      <w:pPr>
        <w:jc w:val="center"/>
        <w:rPr>
          <w:rFonts w:ascii="Segoe UI" w:hAnsi="Segoe UI" w:cs="Segoe UI"/>
          <w:b/>
          <w:i/>
          <w:color w:val="000000" w:themeColor="text1"/>
          <w:sz w:val="52"/>
          <w:szCs w:val="52"/>
          <w:rPrChange w:id="2" w:author="HP" w:date="2024-06-21T08:50:00Z">
            <w:rPr>
              <w:rFonts w:ascii="Trebuchet MS" w:hAnsi="Trebuchet MS" w:cs="Times New Roman"/>
              <w:sz w:val="48"/>
              <w:szCs w:val="48"/>
            </w:rPr>
          </w:rPrChange>
        </w:rPr>
      </w:pPr>
      <w:r w:rsidRPr="00400BCF">
        <w:rPr>
          <w:rFonts w:ascii="Segoe UI" w:hAnsi="Segoe UI" w:cs="Segoe UI"/>
          <w:b/>
          <w:i/>
          <w:color w:val="000000" w:themeColor="text1"/>
          <w:sz w:val="52"/>
          <w:szCs w:val="52"/>
          <w:highlight w:val="yellow"/>
          <w:rPrChange w:id="3" w:author="HP" w:date="2024-06-21T08:50:00Z">
            <w:rPr>
              <w:rFonts w:ascii="Trebuchet MS" w:hAnsi="Trebuchet MS" w:cs="Times New Roman"/>
              <w:sz w:val="48"/>
              <w:szCs w:val="48"/>
            </w:rPr>
          </w:rPrChange>
        </w:rPr>
        <w:t xml:space="preserve">Integrate </w:t>
      </w:r>
      <w:proofErr w:type="spellStart"/>
      <w:r w:rsidRPr="00400BCF">
        <w:rPr>
          <w:rFonts w:ascii="Segoe UI" w:hAnsi="Segoe UI" w:cs="Segoe UI"/>
          <w:b/>
          <w:i/>
          <w:color w:val="000000" w:themeColor="text1"/>
          <w:sz w:val="52"/>
          <w:szCs w:val="52"/>
          <w:highlight w:val="yellow"/>
          <w:rPrChange w:id="4" w:author="HP" w:date="2024-06-21T08:50:00Z">
            <w:rPr>
              <w:rFonts w:ascii="Trebuchet MS" w:hAnsi="Trebuchet MS" w:cs="Times New Roman"/>
              <w:sz w:val="48"/>
              <w:szCs w:val="48"/>
            </w:rPr>
          </w:rPrChange>
        </w:rPr>
        <w:t>Grafana</w:t>
      </w:r>
      <w:proofErr w:type="spellEnd"/>
      <w:r w:rsidRPr="00400BCF">
        <w:rPr>
          <w:rFonts w:ascii="Segoe UI" w:hAnsi="Segoe UI" w:cs="Segoe UI"/>
          <w:b/>
          <w:i/>
          <w:color w:val="000000" w:themeColor="text1"/>
          <w:sz w:val="52"/>
          <w:szCs w:val="52"/>
          <w:highlight w:val="yellow"/>
          <w:rPrChange w:id="5" w:author="HP" w:date="2024-06-21T08:50:00Z">
            <w:rPr>
              <w:rFonts w:ascii="Trebuchet MS" w:hAnsi="Trebuchet MS" w:cs="Times New Roman"/>
              <w:sz w:val="48"/>
              <w:szCs w:val="48"/>
            </w:rPr>
          </w:rPrChange>
        </w:rPr>
        <w:t xml:space="preserve"> with Linux server for high utilization and make a graph in </w:t>
      </w:r>
      <w:proofErr w:type="spellStart"/>
      <w:r w:rsidRPr="00400BCF">
        <w:rPr>
          <w:rFonts w:ascii="Segoe UI" w:hAnsi="Segoe UI" w:cs="Segoe UI"/>
          <w:b/>
          <w:i/>
          <w:color w:val="000000" w:themeColor="text1"/>
          <w:sz w:val="52"/>
          <w:szCs w:val="52"/>
          <w:highlight w:val="yellow"/>
          <w:rPrChange w:id="6" w:author="HP" w:date="2024-06-21T08:50:00Z">
            <w:rPr>
              <w:rFonts w:ascii="Trebuchet MS" w:hAnsi="Trebuchet MS" w:cs="Times New Roman"/>
              <w:sz w:val="48"/>
              <w:szCs w:val="48"/>
            </w:rPr>
          </w:rPrChange>
        </w:rPr>
        <w:t>grafana</w:t>
      </w:r>
      <w:proofErr w:type="spellEnd"/>
    </w:p>
    <w:p w:rsidR="005039A7" w:rsidRPr="001130D4" w:rsidRDefault="007E6E4C" w:rsidP="00807D50">
      <w:pPr>
        <w:rPr>
          <w:rFonts w:ascii="Segoe UI" w:hAnsi="Segoe UI" w:cs="Segoe UI"/>
          <w:color w:val="000000" w:themeColor="text1"/>
          <w:sz w:val="40"/>
          <w:szCs w:val="40"/>
          <w:rPrChange w:id="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  <w:rPrChange w:id="8">
            <w:rPr>
              <w:rFonts w:ascii="Trebuchet MS" w:hAnsi="Trebuchet MS" w:cs="Times New Roman"/>
              <w:noProof/>
              <w:sz w:val="40"/>
              <w:szCs w:val="40"/>
              <w:lang w:eastAsia="en-IN"/>
            </w:rPr>
          </w:rPrChange>
        </w:rPr>
        <w:drawing>
          <wp:inline distT="0" distB="0" distL="0" distR="0">
            <wp:extent cx="8863330" cy="4425756"/>
            <wp:effectExtent l="19050" t="0" r="0" b="0"/>
            <wp:docPr id="2" name="Picture 1" descr="Everything You Need to Know About Grafana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erything You Need to Know About Grafana -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425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D50" w:rsidRPr="001130D4" w:rsidRDefault="00807D50">
      <w:pPr>
        <w:rPr>
          <w:rFonts w:ascii="Segoe UI" w:hAnsi="Segoe UI" w:cs="Segoe UI"/>
          <w:color w:val="000000" w:themeColor="text1"/>
          <w:sz w:val="44"/>
          <w:szCs w:val="44"/>
          <w:u w:val="single"/>
          <w:rPrChange w:id="9" w:author="ASUS" w:date="2024-06-21T19:22:00Z">
            <w:rPr>
              <w:rFonts w:ascii="Trebuchet MS" w:hAnsi="Trebuchet MS" w:cs="Times New Roman"/>
              <w:sz w:val="44"/>
              <w:szCs w:val="44"/>
            </w:rPr>
          </w:rPrChange>
        </w:rPr>
        <w:pPrChange w:id="10" w:author="ASUS" w:date="2024-06-21T19:20:00Z">
          <w:pPr>
            <w:pStyle w:val="ListParagraph"/>
          </w:pPr>
        </w:pPrChange>
      </w:pPr>
      <w:r w:rsidRPr="001130D4">
        <w:rPr>
          <w:rFonts w:ascii="Segoe UI" w:hAnsi="Segoe UI" w:cs="Segoe UI"/>
          <w:color w:val="000000" w:themeColor="text1"/>
          <w:sz w:val="44"/>
          <w:szCs w:val="44"/>
          <w:highlight w:val="lightGray"/>
          <w:u w:val="single"/>
          <w:rPrChange w:id="11" w:author="ASUS" w:date="2024-06-21T19:22:00Z">
            <w:rPr>
              <w:rFonts w:ascii="Trebuchet MS" w:hAnsi="Trebuchet MS" w:cs="Times New Roman"/>
              <w:sz w:val="44"/>
              <w:szCs w:val="44"/>
            </w:rPr>
          </w:rPrChange>
        </w:rPr>
        <w:lastRenderedPageBreak/>
        <w:t xml:space="preserve">Step 1- </w:t>
      </w:r>
      <w:r w:rsidR="005039A7" w:rsidRPr="001130D4">
        <w:rPr>
          <w:rFonts w:ascii="Segoe UI" w:hAnsi="Segoe UI" w:cs="Segoe UI"/>
          <w:color w:val="000000" w:themeColor="text1"/>
          <w:sz w:val="44"/>
          <w:szCs w:val="44"/>
          <w:highlight w:val="lightGray"/>
          <w:u w:val="single"/>
          <w:rPrChange w:id="12" w:author="ASUS" w:date="2024-06-21T19:22:00Z">
            <w:rPr>
              <w:rFonts w:ascii="Trebuchet MS" w:hAnsi="Trebuchet MS" w:cs="Times New Roman"/>
              <w:sz w:val="44"/>
              <w:szCs w:val="44"/>
            </w:rPr>
          </w:rPrChange>
        </w:rPr>
        <w:t xml:space="preserve">Creating </w:t>
      </w:r>
      <w:proofErr w:type="gramStart"/>
      <w:r w:rsidR="005039A7" w:rsidRPr="001130D4">
        <w:rPr>
          <w:rFonts w:ascii="Segoe UI" w:hAnsi="Segoe UI" w:cs="Segoe UI"/>
          <w:color w:val="000000" w:themeColor="text1"/>
          <w:sz w:val="44"/>
          <w:szCs w:val="44"/>
          <w:highlight w:val="lightGray"/>
          <w:u w:val="single"/>
          <w:rPrChange w:id="13" w:author="ASUS" w:date="2024-06-21T19:22:00Z">
            <w:rPr>
              <w:rFonts w:ascii="Trebuchet MS" w:hAnsi="Trebuchet MS" w:cs="Times New Roman"/>
              <w:sz w:val="44"/>
              <w:szCs w:val="44"/>
            </w:rPr>
          </w:rPrChange>
        </w:rPr>
        <w:t>a</w:t>
      </w:r>
      <w:proofErr w:type="gramEnd"/>
      <w:r w:rsidR="005039A7" w:rsidRPr="001130D4">
        <w:rPr>
          <w:rFonts w:ascii="Segoe UI" w:hAnsi="Segoe UI" w:cs="Segoe UI"/>
          <w:color w:val="000000" w:themeColor="text1"/>
          <w:sz w:val="44"/>
          <w:szCs w:val="44"/>
          <w:highlight w:val="lightGray"/>
          <w:u w:val="single"/>
          <w:rPrChange w:id="14" w:author="ASUS" w:date="2024-06-21T19:22:00Z">
            <w:rPr>
              <w:rFonts w:ascii="Trebuchet MS" w:hAnsi="Trebuchet MS" w:cs="Times New Roman"/>
              <w:sz w:val="44"/>
              <w:szCs w:val="44"/>
            </w:rPr>
          </w:rPrChange>
        </w:rPr>
        <w:t xml:space="preserve"> EC2 instance</w:t>
      </w:r>
    </w:p>
    <w:p w:rsidR="00807D50" w:rsidRPr="001130D4" w:rsidRDefault="00807D50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1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1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Login in to your 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1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aws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1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account.</w:t>
      </w:r>
    </w:p>
    <w:p w:rsidR="00807D50" w:rsidRPr="001130D4" w:rsidRDefault="00807D50" w:rsidP="00807D50">
      <w:pPr>
        <w:pStyle w:val="ListParagraph"/>
        <w:rPr>
          <w:rFonts w:ascii="Segoe UI" w:hAnsi="Segoe UI" w:cs="Segoe UI"/>
          <w:color w:val="000000" w:themeColor="text1"/>
          <w:sz w:val="40"/>
          <w:szCs w:val="40"/>
          <w:rPrChange w:id="1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807D50" w:rsidRPr="001130D4" w:rsidRDefault="00807D50" w:rsidP="00840D0D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2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2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Go to search bar search Ec2.</w:t>
      </w:r>
    </w:p>
    <w:p w:rsidR="00807D50" w:rsidRPr="001130D4" w:rsidRDefault="00807D50" w:rsidP="00807D50">
      <w:pPr>
        <w:pStyle w:val="ListParagraph"/>
        <w:rPr>
          <w:rFonts w:ascii="Segoe UI" w:hAnsi="Segoe UI" w:cs="Segoe UI"/>
          <w:color w:val="000000" w:themeColor="text1"/>
          <w:sz w:val="40"/>
          <w:szCs w:val="40"/>
          <w:rPrChange w:id="2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807D50" w:rsidRPr="001130D4" w:rsidRDefault="00807D50" w:rsidP="00840D0D">
      <w:pPr>
        <w:pStyle w:val="ListParagraph"/>
        <w:ind w:left="360"/>
        <w:rPr>
          <w:rFonts w:ascii="Segoe UI" w:hAnsi="Segoe UI" w:cs="Segoe UI"/>
          <w:color w:val="000000" w:themeColor="text1"/>
          <w:sz w:val="44"/>
          <w:szCs w:val="44"/>
          <w:rPrChange w:id="23" w:author="ASUS" w:date="2024-06-21T19:22:00Z">
            <w:rPr>
              <w:rFonts w:ascii="Trebuchet MS" w:hAnsi="Trebuchet MS" w:cs="Times New Roman"/>
              <w:sz w:val="44"/>
              <w:szCs w:val="44"/>
            </w:rPr>
          </w:rPrChange>
        </w:rPr>
      </w:pPr>
      <w:r w:rsidRPr="001130D4">
        <w:rPr>
          <w:rFonts w:ascii="Segoe UI" w:hAnsi="Segoe UI" w:cs="Segoe UI"/>
          <w:noProof/>
          <w:color w:val="000000" w:themeColor="text1"/>
          <w:lang w:eastAsia="en-IN"/>
          <w:rPrChange w:id="24">
            <w:rPr>
              <w:noProof/>
              <w:lang w:eastAsia="en-IN"/>
            </w:rPr>
          </w:rPrChange>
        </w:rPr>
        <w:drawing>
          <wp:inline distT="0" distB="0" distL="0" distR="0">
            <wp:extent cx="9128234" cy="2528820"/>
            <wp:effectExtent l="19050" t="0" r="0" b="0"/>
            <wp:docPr id="3" name="Picture 2" descr="Screenshot 2024-06-21 182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1 18230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34207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50" w:rsidRPr="001130D4" w:rsidRDefault="00807D50" w:rsidP="00807D50">
      <w:pPr>
        <w:rPr>
          <w:rFonts w:ascii="Segoe UI" w:hAnsi="Segoe UI" w:cs="Segoe UI"/>
          <w:color w:val="000000" w:themeColor="text1"/>
          <w:sz w:val="44"/>
          <w:szCs w:val="44"/>
          <w:rPrChange w:id="25" w:author="ASUS" w:date="2024-06-21T19:22:00Z">
            <w:rPr>
              <w:rFonts w:ascii="Trebuchet MS" w:hAnsi="Trebuchet MS" w:cs="Times New Roman"/>
              <w:sz w:val="44"/>
              <w:szCs w:val="44"/>
            </w:rPr>
          </w:rPrChange>
        </w:rPr>
      </w:pPr>
    </w:p>
    <w:p w:rsidR="00807D50" w:rsidRPr="001130D4" w:rsidRDefault="00807D50" w:rsidP="00840D0D">
      <w:pPr>
        <w:pStyle w:val="ListParagraph"/>
        <w:numPr>
          <w:ilvl w:val="0"/>
          <w:numId w:val="8"/>
        </w:numPr>
        <w:rPr>
          <w:rFonts w:ascii="Segoe UI" w:hAnsi="Segoe UI" w:cs="Segoe UI"/>
          <w:color w:val="000000" w:themeColor="text1"/>
          <w:sz w:val="40"/>
          <w:szCs w:val="40"/>
          <w:rPrChange w:id="2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2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Go to the launch instance.</w:t>
      </w:r>
    </w:p>
    <w:p w:rsidR="00807D50" w:rsidRPr="001130D4" w:rsidRDefault="00807D50" w:rsidP="00807D50">
      <w:pPr>
        <w:pStyle w:val="ListParagraph"/>
        <w:rPr>
          <w:rFonts w:ascii="Segoe UI" w:hAnsi="Segoe UI" w:cs="Segoe UI"/>
          <w:color w:val="000000" w:themeColor="text1"/>
          <w:sz w:val="40"/>
          <w:szCs w:val="40"/>
          <w:rPrChange w:id="2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807D50" w:rsidRPr="001130D4" w:rsidRDefault="00807D50" w:rsidP="00840D0D">
      <w:pPr>
        <w:pStyle w:val="ListParagraph"/>
        <w:numPr>
          <w:ilvl w:val="0"/>
          <w:numId w:val="8"/>
        </w:numPr>
        <w:rPr>
          <w:rFonts w:ascii="Segoe UI" w:hAnsi="Segoe UI" w:cs="Segoe UI"/>
          <w:b/>
          <w:i/>
          <w:color w:val="000000" w:themeColor="text1"/>
          <w:sz w:val="40"/>
          <w:szCs w:val="40"/>
          <w:rPrChange w:id="29" w:author="ASUS" w:date="2024-06-21T19:22:00Z">
            <w:rPr>
              <w:rFonts w:ascii="Trebuchet MS" w:hAnsi="Trebuchet MS" w:cs="Times New Roman"/>
              <w:b/>
              <w:i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3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Give </w:t>
      </w:r>
      <w:proofErr w:type="gram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3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a</w:t>
      </w:r>
      <w:proofErr w:type="gramEnd"/>
      <w:r w:rsidRPr="001130D4">
        <w:rPr>
          <w:rFonts w:ascii="Segoe UI" w:hAnsi="Segoe UI" w:cs="Segoe UI"/>
          <w:color w:val="000000" w:themeColor="text1"/>
          <w:sz w:val="40"/>
          <w:szCs w:val="40"/>
          <w:rPrChange w:id="3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instance name-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33" w:author="ASUS" w:date="2024-06-21T19:22:00Z">
            <w:rPr>
              <w:rFonts w:ascii="Trebuchet MS" w:hAnsi="Trebuchet MS" w:cs="Times New Roman"/>
              <w:b/>
              <w:i/>
              <w:sz w:val="40"/>
              <w:szCs w:val="40"/>
            </w:rPr>
          </w:rPrChange>
        </w:rPr>
        <w:t>linuxserver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34" w:author="ASUS" w:date="2024-06-21T19:22:00Z">
            <w:rPr>
              <w:rFonts w:ascii="Trebuchet MS" w:hAnsi="Trebuchet MS" w:cs="Times New Roman"/>
              <w:b/>
              <w:i/>
              <w:sz w:val="40"/>
              <w:szCs w:val="40"/>
            </w:rPr>
          </w:rPrChange>
        </w:rPr>
        <w:t>.</w:t>
      </w:r>
    </w:p>
    <w:p w:rsidR="00807D50" w:rsidRPr="001130D4" w:rsidRDefault="00807D50" w:rsidP="00840D0D">
      <w:pPr>
        <w:ind w:left="360"/>
        <w:rPr>
          <w:rFonts w:ascii="Segoe UI" w:hAnsi="Segoe UI" w:cs="Segoe UI"/>
          <w:color w:val="000000" w:themeColor="text1"/>
          <w:sz w:val="40"/>
          <w:szCs w:val="40"/>
          <w:rPrChange w:id="3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noProof/>
          <w:color w:val="000000" w:themeColor="text1"/>
          <w:lang w:eastAsia="en-IN"/>
          <w:rPrChange w:id="36">
            <w:rPr>
              <w:noProof/>
              <w:lang w:eastAsia="en-IN"/>
            </w:rPr>
          </w:rPrChange>
        </w:rPr>
        <w:drawing>
          <wp:inline distT="0" distB="0" distL="0" distR="0">
            <wp:extent cx="8922013" cy="4280428"/>
            <wp:effectExtent l="19050" t="0" r="0" b="0"/>
            <wp:docPr id="5" name="Picture 4" descr="Screenshot 2024-06-21 181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1 18163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29012" cy="428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50" w:rsidRPr="001130D4" w:rsidRDefault="00807D50" w:rsidP="00807D50">
      <w:pPr>
        <w:pStyle w:val="ListParagraph"/>
        <w:rPr>
          <w:rFonts w:ascii="Segoe UI" w:hAnsi="Segoe UI" w:cs="Segoe UI"/>
          <w:b/>
          <w:i/>
          <w:color w:val="000000" w:themeColor="text1"/>
          <w:sz w:val="40"/>
          <w:szCs w:val="40"/>
          <w:rPrChange w:id="37" w:author="ASUS" w:date="2024-06-21T19:22:00Z">
            <w:rPr>
              <w:rFonts w:ascii="Trebuchet MS" w:hAnsi="Trebuchet MS" w:cs="Times New Roman"/>
              <w:b/>
              <w:i/>
              <w:sz w:val="40"/>
              <w:szCs w:val="40"/>
            </w:rPr>
          </w:rPrChange>
        </w:rPr>
      </w:pPr>
    </w:p>
    <w:p w:rsidR="00807D50" w:rsidRPr="001130D4" w:rsidRDefault="00807D50" w:rsidP="00840D0D">
      <w:pPr>
        <w:pStyle w:val="ListParagraph"/>
        <w:numPr>
          <w:ilvl w:val="0"/>
          <w:numId w:val="9"/>
        </w:numPr>
        <w:rPr>
          <w:rFonts w:ascii="Segoe UI" w:hAnsi="Segoe UI" w:cs="Segoe UI"/>
          <w:b/>
          <w:i/>
          <w:color w:val="000000" w:themeColor="text1"/>
          <w:sz w:val="40"/>
          <w:szCs w:val="40"/>
          <w:rPrChange w:id="38" w:author="ASUS" w:date="2024-06-21T19:22:00Z">
            <w:rPr>
              <w:rFonts w:ascii="Trebuchet MS" w:hAnsi="Trebuchet MS" w:cs="Times New Roman"/>
              <w:b/>
              <w:i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3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Choose 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40" w:author="ASUS" w:date="2024-06-21T19:22:00Z">
            <w:rPr>
              <w:rFonts w:ascii="Trebuchet MS" w:hAnsi="Trebuchet MS" w:cs="Times New Roman"/>
              <w:b/>
              <w:i/>
              <w:sz w:val="40"/>
              <w:szCs w:val="40"/>
            </w:rPr>
          </w:rPrChange>
        </w:rPr>
        <w:t>ubuntu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41" w:author="ASUS" w:date="2024-06-21T19:22:00Z">
            <w:rPr>
              <w:rFonts w:ascii="Trebuchet MS" w:hAnsi="Trebuchet MS" w:cs="Times New Roman"/>
              <w:b/>
              <w:i/>
              <w:sz w:val="40"/>
              <w:szCs w:val="40"/>
            </w:rPr>
          </w:rPrChange>
        </w:rPr>
        <w:t>.</w:t>
      </w:r>
    </w:p>
    <w:p w:rsidR="00807D50" w:rsidRPr="001130D4" w:rsidRDefault="00807D50" w:rsidP="00807D50">
      <w:pPr>
        <w:pStyle w:val="ListParagraph"/>
        <w:rPr>
          <w:rFonts w:ascii="Segoe UI" w:hAnsi="Segoe UI" w:cs="Segoe UI"/>
          <w:b/>
          <w:i/>
          <w:color w:val="000000" w:themeColor="text1"/>
          <w:sz w:val="40"/>
          <w:szCs w:val="40"/>
          <w:rPrChange w:id="42" w:author="ASUS" w:date="2024-06-21T19:22:00Z">
            <w:rPr>
              <w:rFonts w:ascii="Trebuchet MS" w:hAnsi="Trebuchet MS" w:cs="Times New Roman"/>
              <w:b/>
              <w:i/>
              <w:sz w:val="40"/>
              <w:szCs w:val="40"/>
            </w:rPr>
          </w:rPrChange>
        </w:rPr>
      </w:pPr>
    </w:p>
    <w:p w:rsidR="00807D50" w:rsidRPr="001130D4" w:rsidRDefault="00840D0D" w:rsidP="00840D0D">
      <w:pPr>
        <w:ind w:left="360"/>
        <w:rPr>
          <w:rFonts w:ascii="Segoe UI" w:hAnsi="Segoe UI" w:cs="Segoe UI"/>
          <w:color w:val="000000" w:themeColor="text1"/>
          <w:sz w:val="40"/>
          <w:szCs w:val="40"/>
          <w:rPrChange w:id="4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  <w:rPrChange w:id="44">
            <w:rPr>
              <w:rFonts w:ascii="Trebuchet MS" w:hAnsi="Trebuchet MS" w:cs="Times New Roman"/>
              <w:noProof/>
              <w:sz w:val="40"/>
              <w:szCs w:val="40"/>
              <w:lang w:eastAsia="en-IN"/>
            </w:rPr>
          </w:rPrChange>
        </w:rPr>
        <w:drawing>
          <wp:inline distT="0" distB="0" distL="0" distR="0">
            <wp:extent cx="7278116" cy="3029373"/>
            <wp:effectExtent l="19050" t="0" r="0" b="0"/>
            <wp:docPr id="8" name="Picture 7" descr="Screenshot 2024-06-21 181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1 18170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7811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0D" w:rsidRPr="001130D4" w:rsidRDefault="00840D0D" w:rsidP="00840D0D">
      <w:pPr>
        <w:ind w:left="360"/>
        <w:rPr>
          <w:rFonts w:ascii="Segoe UI" w:hAnsi="Segoe UI" w:cs="Segoe UI"/>
          <w:color w:val="000000" w:themeColor="text1"/>
          <w:sz w:val="40"/>
          <w:szCs w:val="40"/>
          <w:rPrChange w:id="4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840D0D" w:rsidRPr="001130D4" w:rsidRDefault="00840D0D" w:rsidP="00840D0D">
      <w:pPr>
        <w:ind w:left="360"/>
        <w:rPr>
          <w:rFonts w:ascii="Segoe UI" w:hAnsi="Segoe UI" w:cs="Segoe UI"/>
          <w:color w:val="000000" w:themeColor="text1"/>
          <w:sz w:val="40"/>
          <w:szCs w:val="40"/>
          <w:rPrChange w:id="4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840D0D" w:rsidRPr="001130D4" w:rsidRDefault="00840D0D" w:rsidP="00840D0D">
      <w:pPr>
        <w:ind w:left="360"/>
        <w:rPr>
          <w:rFonts w:ascii="Segoe UI" w:hAnsi="Segoe UI" w:cs="Segoe UI"/>
          <w:color w:val="000000" w:themeColor="text1"/>
          <w:sz w:val="40"/>
          <w:szCs w:val="40"/>
          <w:rPrChange w:id="4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840D0D" w:rsidRPr="001130D4" w:rsidRDefault="00840D0D" w:rsidP="00840D0D">
      <w:pPr>
        <w:pStyle w:val="ListParagraph"/>
        <w:numPr>
          <w:ilvl w:val="0"/>
          <w:numId w:val="9"/>
        </w:numPr>
        <w:rPr>
          <w:rFonts w:ascii="Segoe UI" w:hAnsi="Segoe UI" w:cs="Segoe UI"/>
          <w:color w:val="000000" w:themeColor="text1"/>
          <w:sz w:val="40"/>
          <w:szCs w:val="40"/>
          <w:rPrChange w:id="4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4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Create a key </w:t>
      </w:r>
      <w:proofErr w:type="gram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5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pair .</w:t>
      </w:r>
      <w:proofErr w:type="gramEnd"/>
    </w:p>
    <w:p w:rsidR="00840D0D" w:rsidRPr="001130D4" w:rsidRDefault="00840D0D" w:rsidP="00840D0D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5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  <w:rPrChange w:id="52">
            <w:rPr>
              <w:rFonts w:ascii="Trebuchet MS" w:hAnsi="Trebuchet MS" w:cs="Times New Roman"/>
              <w:noProof/>
              <w:sz w:val="40"/>
              <w:szCs w:val="40"/>
              <w:lang w:eastAsia="en-IN"/>
            </w:rPr>
          </w:rPrChange>
        </w:rPr>
        <w:drawing>
          <wp:inline distT="0" distB="0" distL="0" distR="0">
            <wp:extent cx="9124950" cy="4659121"/>
            <wp:effectExtent l="19050" t="0" r="0" b="0"/>
            <wp:docPr id="7" name="Picture 6" descr="Screenshot 2024-06-21 181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1 18174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30921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0D" w:rsidRPr="001130D4" w:rsidRDefault="00840D0D" w:rsidP="00840D0D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5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840D0D" w:rsidRPr="001130D4" w:rsidRDefault="00840D0D" w:rsidP="00840D0D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5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840D0D" w:rsidRPr="001130D4" w:rsidRDefault="00840D0D" w:rsidP="00840D0D">
      <w:pPr>
        <w:pStyle w:val="ListParagraph"/>
        <w:numPr>
          <w:ilvl w:val="0"/>
          <w:numId w:val="9"/>
        </w:numPr>
        <w:rPr>
          <w:rFonts w:ascii="Segoe UI" w:hAnsi="Segoe UI" w:cs="Segoe UI"/>
          <w:color w:val="000000" w:themeColor="text1"/>
          <w:sz w:val="40"/>
          <w:szCs w:val="40"/>
          <w:rPrChange w:id="5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5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Now your instance is created.</w:t>
      </w:r>
    </w:p>
    <w:p w:rsidR="00840D0D" w:rsidRPr="001130D4" w:rsidRDefault="00840D0D" w:rsidP="00840D0D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5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  <w:rPrChange w:id="58">
            <w:rPr>
              <w:rFonts w:ascii="Trebuchet MS" w:hAnsi="Trebuchet MS" w:cs="Times New Roman"/>
              <w:noProof/>
              <w:sz w:val="40"/>
              <w:szCs w:val="40"/>
              <w:lang w:eastAsia="en-IN"/>
            </w:rPr>
          </w:rPrChange>
        </w:rPr>
        <w:drawing>
          <wp:inline distT="0" distB="0" distL="0" distR="0">
            <wp:extent cx="8693240" cy="1969285"/>
            <wp:effectExtent l="0" t="0" r="0" b="0"/>
            <wp:docPr id="9" name="Picture 8" descr="Screenshot 2024-06-21 181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1 18182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84168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0D" w:rsidRPr="001130D4" w:rsidRDefault="00840D0D" w:rsidP="00840D0D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5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840D0D" w:rsidRPr="001130D4" w:rsidRDefault="00840D0D" w:rsidP="00840D0D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6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5039A7" w:rsidRPr="001130D4" w:rsidRDefault="005039A7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6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Click on EC2 instance. Go to security and </w:t>
      </w:r>
      <w:r w:rsidR="00412DB0" w:rsidRPr="001130D4">
        <w:rPr>
          <w:rFonts w:ascii="Segoe UI" w:hAnsi="Segoe UI" w:cs="Segoe UI"/>
          <w:color w:val="000000" w:themeColor="text1"/>
          <w:sz w:val="40"/>
          <w:szCs w:val="40"/>
          <w:rPrChange w:id="6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select security group.</w:t>
      </w:r>
    </w:p>
    <w:p w:rsidR="00412DB0" w:rsidRPr="001130D4" w:rsidRDefault="00412DB0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6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Edit inbound rule. Delete predefined rule.</w:t>
      </w:r>
    </w:p>
    <w:p w:rsidR="00840D0D" w:rsidRPr="001130D4" w:rsidRDefault="00840D0D" w:rsidP="00840D0D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6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412DB0" w:rsidRPr="001130D4" w:rsidRDefault="00412DB0" w:rsidP="00840D0D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6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  <w:rPrChange w:id="68">
            <w:rPr>
              <w:rFonts w:ascii="Trebuchet MS" w:hAnsi="Trebuchet MS" w:cs="Times New Roman"/>
              <w:noProof/>
              <w:sz w:val="40"/>
              <w:szCs w:val="40"/>
              <w:lang w:eastAsia="en-IN"/>
            </w:rPr>
          </w:rPrChange>
        </w:rPr>
        <w:drawing>
          <wp:inline distT="0" distB="0" distL="0" distR="0">
            <wp:extent cx="5731510" cy="1280160"/>
            <wp:effectExtent l="0" t="0" r="2540" b="0"/>
            <wp:docPr id="1763269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69084" name="Picture 17632690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0D" w:rsidRPr="001130D4" w:rsidRDefault="00840D0D" w:rsidP="00840D0D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6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412DB0" w:rsidRPr="001130D4" w:rsidRDefault="00412DB0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7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7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Add a new rule and select Type- All traffic.</w:t>
      </w:r>
    </w:p>
    <w:p w:rsidR="00412DB0" w:rsidRPr="001130D4" w:rsidRDefault="00412DB0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7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7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And source- IPv4. Save changes.</w:t>
      </w:r>
    </w:p>
    <w:p w:rsidR="00412DB0" w:rsidRPr="001130D4" w:rsidRDefault="00412DB0" w:rsidP="00840D0D">
      <w:pPr>
        <w:ind w:left="360"/>
        <w:rPr>
          <w:rFonts w:ascii="Segoe UI" w:hAnsi="Segoe UI" w:cs="Segoe UI"/>
          <w:color w:val="000000" w:themeColor="text1"/>
          <w:sz w:val="40"/>
          <w:szCs w:val="40"/>
          <w:rPrChange w:id="7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noProof/>
          <w:color w:val="000000" w:themeColor="text1"/>
          <w:lang w:eastAsia="en-IN"/>
          <w:rPrChange w:id="75">
            <w:rPr>
              <w:noProof/>
              <w:lang w:eastAsia="en-IN"/>
            </w:rPr>
          </w:rPrChange>
        </w:rPr>
        <w:drawing>
          <wp:inline distT="0" distB="0" distL="0" distR="0">
            <wp:extent cx="5731510" cy="1402080"/>
            <wp:effectExtent l="0" t="0" r="2540" b="7620"/>
            <wp:docPr id="20525398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39850" name="Picture 20525398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B0" w:rsidRPr="001130D4" w:rsidRDefault="00412DB0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7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7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Save else as default.</w:t>
      </w:r>
    </w:p>
    <w:p w:rsidR="00412DB0" w:rsidRPr="001130D4" w:rsidRDefault="00840D0D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7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7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Now copy the public ipv4 address.</w:t>
      </w:r>
    </w:p>
    <w:p w:rsidR="00840D0D" w:rsidRPr="001130D4" w:rsidRDefault="00840D0D" w:rsidP="00840D0D">
      <w:pPr>
        <w:rPr>
          <w:rFonts w:ascii="Segoe UI" w:hAnsi="Segoe UI" w:cs="Segoe UI"/>
          <w:color w:val="000000" w:themeColor="text1"/>
          <w:sz w:val="40"/>
          <w:szCs w:val="40"/>
          <w:rPrChange w:id="8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  <w:rPrChange w:id="81">
            <w:rPr>
              <w:rFonts w:ascii="Trebuchet MS" w:hAnsi="Trebuchet MS" w:cs="Times New Roman"/>
              <w:noProof/>
              <w:sz w:val="40"/>
              <w:szCs w:val="40"/>
              <w:lang w:eastAsia="en-IN"/>
            </w:rPr>
          </w:rPrChange>
        </w:rPr>
        <w:drawing>
          <wp:inline distT="0" distB="0" distL="0" distR="0">
            <wp:extent cx="9771336" cy="3720662"/>
            <wp:effectExtent l="19050" t="0" r="1314" b="0"/>
            <wp:docPr id="10" name="Picture 9" descr="Screenshot 2024-06-21 181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1 18191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0D" w:rsidRPr="001130D4" w:rsidRDefault="00840D0D" w:rsidP="00840D0D">
      <w:pPr>
        <w:rPr>
          <w:rFonts w:ascii="Segoe UI" w:hAnsi="Segoe UI" w:cs="Segoe UI"/>
          <w:color w:val="000000" w:themeColor="text1"/>
          <w:sz w:val="40"/>
          <w:szCs w:val="40"/>
          <w:rPrChange w:id="8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840D0D" w:rsidRPr="001130D4" w:rsidRDefault="00840D0D">
      <w:pPr>
        <w:pStyle w:val="ListParagraph"/>
        <w:numPr>
          <w:ilvl w:val="0"/>
          <w:numId w:val="10"/>
        </w:numPr>
        <w:rPr>
          <w:rFonts w:ascii="Segoe UI" w:hAnsi="Segoe UI" w:cs="Segoe UI"/>
          <w:color w:val="000000" w:themeColor="text1"/>
          <w:sz w:val="40"/>
          <w:szCs w:val="40"/>
          <w:rPrChange w:id="83" w:author="ASUS" w:date="2024-06-21T19:22:00Z">
            <w:rPr/>
          </w:rPrChange>
        </w:rPr>
        <w:pPrChange w:id="84" w:author="ASUS" w:date="2024-06-21T18:58:00Z">
          <w:pPr/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85" w:author="ASUS" w:date="2024-06-21T19:22:00Z">
            <w:rPr/>
          </w:rPrChange>
        </w:rPr>
        <w:t>Go to the putty and copy this address.</w:t>
      </w:r>
    </w:p>
    <w:p w:rsidR="00840D0D" w:rsidRPr="001130D4" w:rsidRDefault="00840D0D">
      <w:pPr>
        <w:pStyle w:val="ListParagraph"/>
        <w:numPr>
          <w:ilvl w:val="0"/>
          <w:numId w:val="10"/>
        </w:numPr>
        <w:rPr>
          <w:rFonts w:ascii="Segoe UI" w:hAnsi="Segoe UI" w:cs="Segoe UI"/>
          <w:color w:val="000000" w:themeColor="text1"/>
          <w:sz w:val="40"/>
          <w:szCs w:val="40"/>
          <w:rPrChange w:id="86" w:author="ASUS" w:date="2024-06-21T19:22:00Z">
            <w:rPr/>
          </w:rPrChange>
        </w:rPr>
        <w:pPrChange w:id="87" w:author="ASUS" w:date="2024-06-21T18:58:00Z">
          <w:pPr/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88" w:author="ASUS" w:date="2024-06-21T19:22:00Z">
            <w:rPr/>
          </w:rPrChange>
        </w:rPr>
        <w:t>SSH-&gt;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89" w:author="ASUS" w:date="2024-06-21T19:22:00Z">
            <w:rPr/>
          </w:rPrChange>
        </w:rPr>
        <w:t>Auth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90" w:author="ASUS" w:date="2024-06-21T19:22:00Z">
            <w:rPr/>
          </w:rPrChange>
        </w:rPr>
        <w:t xml:space="preserve">-&gt;credential then 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91" w:author="ASUS" w:date="2024-06-21T19:22:00Z">
            <w:rPr/>
          </w:rPrChange>
        </w:rPr>
        <w:t>brows</w:t>
      </w:r>
      <w:ins w:id="92" w:author="ASUS" w:date="2024-06-21T19:10:00Z">
        <w:r w:rsidR="000F0906" w:rsidRPr="001130D4">
          <w:rPr>
            <w:rFonts w:ascii="Segoe UI" w:hAnsi="Segoe UI" w:cs="Segoe UI"/>
            <w:color w:val="000000" w:themeColor="text1"/>
            <w:sz w:val="40"/>
            <w:szCs w:val="40"/>
            <w:rPrChange w:id="93" w:author="ASUS" w:date="2024-06-21T19:22:00Z">
              <w:rPr>
                <w:rFonts w:ascii="Trebuchet MS" w:hAnsi="Trebuchet MS" w:cs="Times New Roman"/>
                <w:sz w:val="40"/>
                <w:szCs w:val="40"/>
              </w:rPr>
            </w:rPrChange>
          </w:rPr>
          <w:t>e</w:t>
        </w:r>
        <w:del w:id="94" w:author="HP" w:date="2024-06-21T08:52:00Z">
          <w:r w:rsidR="000F0906" w:rsidRPr="001130D4" w:rsidDel="00400BCF">
            <w:rPr>
              <w:rFonts w:ascii="Segoe UI" w:hAnsi="Segoe UI" w:cs="Segoe UI"/>
              <w:color w:val="000000" w:themeColor="text1"/>
              <w:sz w:val="40"/>
              <w:szCs w:val="40"/>
              <w:rPrChange w:id="95" w:author="ASUS" w:date="2024-06-21T19:22:00Z">
                <w:rPr>
                  <w:rFonts w:ascii="Trebuchet MS" w:hAnsi="Trebuchet MS" w:cs="Times New Roman"/>
                  <w:sz w:val="40"/>
                  <w:szCs w:val="40"/>
                </w:rPr>
              </w:rPrChange>
            </w:rPr>
            <w:delText xml:space="preserve"> </w:delText>
          </w:r>
        </w:del>
      </w:ins>
      <w:del w:id="96" w:author="ASUS" w:date="2024-06-21T19:10:00Z">
        <w:r w:rsidRPr="001130D4" w:rsidDel="000F0906">
          <w:rPr>
            <w:rFonts w:ascii="Segoe UI" w:hAnsi="Segoe UI" w:cs="Segoe UI"/>
            <w:color w:val="000000" w:themeColor="text1"/>
            <w:sz w:val="40"/>
            <w:szCs w:val="40"/>
            <w:rPrChange w:id="97" w:author="ASUS" w:date="2024-06-21T19:22:00Z">
              <w:rPr/>
            </w:rPrChange>
          </w:rPr>
          <w:delText xml:space="preserve">w </w:delText>
        </w:r>
      </w:del>
      <w:proofErr w:type="gram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98" w:author="ASUS" w:date="2024-06-21T19:22:00Z">
            <w:rPr/>
          </w:rPrChange>
        </w:rPr>
        <w:t>your</w:t>
      </w:r>
      <w:proofErr w:type="spellEnd"/>
      <w:proofErr w:type="gramEnd"/>
      <w:r w:rsidRPr="001130D4">
        <w:rPr>
          <w:rFonts w:ascii="Segoe UI" w:hAnsi="Segoe UI" w:cs="Segoe UI"/>
          <w:color w:val="000000" w:themeColor="text1"/>
          <w:sz w:val="40"/>
          <w:szCs w:val="40"/>
          <w:rPrChange w:id="99" w:author="ASUS" w:date="2024-06-21T19:22:00Z">
            <w:rPr/>
          </w:rPrChange>
        </w:rPr>
        <w:t xml:space="preserve"> key.</w:t>
      </w:r>
    </w:p>
    <w:p w:rsidR="00840D0D" w:rsidRPr="001130D4" w:rsidRDefault="00840D0D">
      <w:pPr>
        <w:pStyle w:val="ListParagraph"/>
        <w:numPr>
          <w:ilvl w:val="0"/>
          <w:numId w:val="10"/>
        </w:numPr>
        <w:rPr>
          <w:rFonts w:ascii="Segoe UI" w:hAnsi="Segoe UI" w:cs="Segoe UI"/>
          <w:color w:val="000000" w:themeColor="text1"/>
          <w:sz w:val="40"/>
          <w:szCs w:val="40"/>
          <w:rPrChange w:id="100" w:author="ASUS" w:date="2024-06-21T19:22:00Z">
            <w:rPr/>
          </w:rPrChange>
        </w:rPr>
        <w:pPrChange w:id="101" w:author="ASUS" w:date="2024-06-21T18:58:00Z">
          <w:pPr/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102" w:author="ASUS" w:date="2024-06-21T19:22:00Z">
            <w:rPr/>
          </w:rPrChange>
        </w:rPr>
        <w:t xml:space="preserve">Login </w:t>
      </w:r>
      <w:r w:rsidR="00990E08" w:rsidRPr="001130D4">
        <w:rPr>
          <w:rFonts w:ascii="Segoe UI" w:hAnsi="Segoe UI" w:cs="Segoe UI"/>
          <w:color w:val="000000" w:themeColor="text1"/>
          <w:sz w:val="40"/>
          <w:szCs w:val="40"/>
          <w:rPrChange w:id="103" w:author="ASUS" w:date="2024-06-21T19:22:00Z">
            <w:rPr/>
          </w:rPrChange>
        </w:rPr>
        <w:t xml:space="preserve">as </w:t>
      </w:r>
      <w:proofErr w:type="spellStart"/>
      <w:r w:rsidR="00990E08" w:rsidRPr="001130D4">
        <w:rPr>
          <w:rFonts w:ascii="Segoe UI" w:hAnsi="Segoe UI" w:cs="Segoe UI"/>
          <w:color w:val="000000" w:themeColor="text1"/>
          <w:sz w:val="40"/>
          <w:szCs w:val="40"/>
          <w:rPrChange w:id="104" w:author="ASUS" w:date="2024-06-21T19:22:00Z">
            <w:rPr/>
          </w:rPrChange>
        </w:rPr>
        <w:t>ubuntu</w:t>
      </w:r>
      <w:proofErr w:type="spellEnd"/>
      <w:ins w:id="105" w:author="HP" w:date="2024-06-21T08:51:00Z">
        <w:r w:rsidR="00400BCF">
          <w:rPr>
            <w:rFonts w:ascii="Segoe UI" w:hAnsi="Segoe UI" w:cs="Segoe UI"/>
            <w:color w:val="000000" w:themeColor="text1"/>
            <w:sz w:val="40"/>
            <w:szCs w:val="40"/>
          </w:rPr>
          <w:t>.</w:t>
        </w:r>
      </w:ins>
    </w:p>
    <w:p w:rsidR="00412DB0" w:rsidDel="00400BCF" w:rsidRDefault="00412DB0" w:rsidP="00807D50">
      <w:pPr>
        <w:pStyle w:val="ListParagraph"/>
        <w:numPr>
          <w:ilvl w:val="0"/>
          <w:numId w:val="6"/>
        </w:numPr>
        <w:rPr>
          <w:del w:id="106" w:author="HP" w:date="2024-06-21T08:51:00Z"/>
          <w:rFonts w:ascii="Segoe UI" w:hAnsi="Segoe UI" w:cs="Segoe UI"/>
          <w:color w:val="000000" w:themeColor="text1"/>
          <w:sz w:val="40"/>
          <w:szCs w:val="40"/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10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Switch to root user using – 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10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sudo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10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-i.</w:t>
      </w:r>
      <w:ins w:id="110" w:author="ASUS" w:date="2024-06-21T18:59:00Z">
        <w:r w:rsidR="007F68A8" w:rsidRPr="001130D4">
          <w:rPr>
            <w:rFonts w:ascii="Segoe UI" w:hAnsi="Segoe UI" w:cs="Segoe UI"/>
            <w:color w:val="000000" w:themeColor="text1"/>
            <w:sz w:val="40"/>
            <w:szCs w:val="40"/>
            <w:rPrChange w:id="111" w:author="ASUS" w:date="2024-06-21T19:22:00Z">
              <w:rPr>
                <w:rFonts w:ascii="Trebuchet MS" w:hAnsi="Trebuchet MS" w:cs="Times New Roman"/>
                <w:sz w:val="40"/>
                <w:szCs w:val="40"/>
              </w:rPr>
            </w:rPrChange>
          </w:rPr>
          <w:t xml:space="preserve">  </w:t>
        </w:r>
      </w:ins>
    </w:p>
    <w:p w:rsidR="00400BCF" w:rsidRPr="00400BCF" w:rsidRDefault="00400BCF" w:rsidP="00400BCF">
      <w:pPr>
        <w:rPr>
          <w:ins w:id="112" w:author="HP" w:date="2024-06-21T08:52:00Z"/>
          <w:rFonts w:ascii="Segoe UI" w:hAnsi="Segoe UI" w:cs="Segoe UI"/>
          <w:color w:val="000000" w:themeColor="text1"/>
          <w:sz w:val="40"/>
          <w:szCs w:val="40"/>
          <w:rPrChange w:id="113" w:author="HP" w:date="2024-06-21T08:52:00Z">
            <w:rPr>
              <w:ins w:id="114" w:author="HP" w:date="2024-06-21T08:52:00Z"/>
              <w:rFonts w:ascii="Trebuchet MS" w:hAnsi="Trebuchet MS" w:cs="Times New Roman"/>
              <w:sz w:val="40"/>
              <w:szCs w:val="40"/>
            </w:rPr>
          </w:rPrChange>
        </w:rPr>
        <w:pPrChange w:id="115" w:author="HP" w:date="2024-06-21T08:52:00Z">
          <w:pPr>
            <w:pStyle w:val="ListParagraph"/>
            <w:numPr>
              <w:numId w:val="6"/>
            </w:numPr>
            <w:ind w:left="360" w:hanging="360"/>
          </w:pPr>
        </w:pPrChange>
      </w:pPr>
      <w:ins w:id="116" w:author="HP" w:date="2024-06-21T08:53:00Z">
        <w:r>
          <w:rPr>
            <w:rFonts w:ascii="Segoe UI" w:hAnsi="Segoe UI" w:cs="Segoe UI"/>
            <w:noProof/>
            <w:color w:val="000000" w:themeColor="text1"/>
            <w:sz w:val="40"/>
            <w:szCs w:val="40"/>
            <w:lang w:eastAsia="en-IN"/>
          </w:rPr>
          <w:drawing>
            <wp:inline distT="0" distB="0" distL="0" distR="0">
              <wp:extent cx="9777730" cy="5497195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m.png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777730" cy="5497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F68A8" w:rsidRPr="00400BCF" w:rsidDel="00400BCF" w:rsidRDefault="007F68A8" w:rsidP="00400BCF">
      <w:pPr>
        <w:pStyle w:val="ListParagraph"/>
        <w:numPr>
          <w:ilvl w:val="0"/>
          <w:numId w:val="6"/>
        </w:numPr>
        <w:rPr>
          <w:del w:id="117" w:author="HP" w:date="2024-06-21T08:51:00Z"/>
          <w:rFonts w:ascii="Segoe UI" w:hAnsi="Segoe UI" w:cs="Segoe UI"/>
          <w:color w:val="000000" w:themeColor="text1"/>
          <w:sz w:val="40"/>
          <w:szCs w:val="40"/>
          <w:rPrChange w:id="118" w:author="HP" w:date="2024-06-21T08:51:00Z">
            <w:rPr>
              <w:del w:id="119" w:author="HP" w:date="2024-06-21T08:51:00Z"/>
            </w:rPr>
          </w:rPrChange>
        </w:rPr>
      </w:pPr>
    </w:p>
    <w:p w:rsidR="00412DB0" w:rsidRPr="00400BCF" w:rsidDel="00400BCF" w:rsidRDefault="00412DB0" w:rsidP="00400BCF">
      <w:pPr>
        <w:rPr>
          <w:del w:id="120" w:author="HP" w:date="2024-06-21T08:51:00Z"/>
          <w:rFonts w:ascii="Segoe UI" w:hAnsi="Segoe UI" w:cs="Segoe UI"/>
          <w:color w:val="000000" w:themeColor="text1"/>
          <w:sz w:val="40"/>
          <w:szCs w:val="40"/>
          <w:rPrChange w:id="121" w:author="HP" w:date="2024-06-21T08:51:00Z">
            <w:rPr>
              <w:del w:id="122" w:author="HP" w:date="2024-06-21T08:51:00Z"/>
              <w:rFonts w:ascii="Trebuchet MS" w:hAnsi="Trebuchet MS" w:cs="Times New Roman"/>
              <w:sz w:val="40"/>
              <w:szCs w:val="40"/>
            </w:rPr>
          </w:rPrChange>
        </w:rPr>
        <w:pPrChange w:id="123" w:author="HP" w:date="2024-06-21T08:51:00Z">
          <w:pPr>
            <w:pStyle w:val="ListParagraph"/>
          </w:pPr>
        </w:pPrChange>
      </w:pPr>
    </w:p>
    <w:p w:rsidR="00412DB0" w:rsidRPr="00400BCF" w:rsidRDefault="007F68A8">
      <w:pPr>
        <w:rPr>
          <w:ins w:id="124" w:author="ASUS" w:date="2024-06-21T19:00:00Z"/>
          <w:rFonts w:ascii="Segoe UI" w:hAnsi="Segoe UI" w:cs="Segoe UI"/>
          <w:sz w:val="44"/>
          <w:szCs w:val="44"/>
          <w:u w:val="single"/>
          <w:rPrChange w:id="125" w:author="HP" w:date="2024-06-21T08:51:00Z">
            <w:rPr>
              <w:ins w:id="126" w:author="ASUS" w:date="2024-06-21T19:00:00Z"/>
              <w:rFonts w:ascii="Trebuchet MS" w:hAnsi="Trebuchet MS" w:cs="Times New Roman"/>
              <w:sz w:val="44"/>
              <w:szCs w:val="44"/>
              <w:u w:val="single"/>
            </w:rPr>
          </w:rPrChange>
        </w:rPr>
        <w:pPrChange w:id="127" w:author="ASUS" w:date="2024-06-21T18:59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ins w:id="128" w:author="ASUS" w:date="2024-06-21T18:59:00Z">
        <w:r w:rsidRPr="00400BCF">
          <w:rPr>
            <w:rFonts w:ascii="Segoe UI" w:hAnsi="Segoe UI" w:cs="Segoe UI"/>
            <w:sz w:val="44"/>
            <w:szCs w:val="44"/>
            <w:highlight w:val="lightGray"/>
            <w:u w:val="single"/>
            <w:rPrChange w:id="129" w:author="HP" w:date="2024-06-21T08:51:00Z">
              <w:rPr>
                <w:rFonts w:ascii="Trebuchet MS" w:hAnsi="Trebuchet MS" w:cs="Times New Roman"/>
                <w:sz w:val="40"/>
                <w:szCs w:val="40"/>
                <w:u w:val="single"/>
              </w:rPr>
            </w:rPrChange>
          </w:rPr>
          <w:t>Step 2-</w:t>
        </w:r>
      </w:ins>
      <w:r w:rsidR="00412DB0" w:rsidRPr="00400BCF">
        <w:rPr>
          <w:rFonts w:ascii="Segoe UI" w:hAnsi="Segoe UI" w:cs="Segoe UI"/>
          <w:sz w:val="44"/>
          <w:szCs w:val="44"/>
          <w:highlight w:val="lightGray"/>
          <w:u w:val="single"/>
          <w:rPrChange w:id="130" w:author="HP" w:date="2024-06-21T08:51:00Z">
            <w:rPr/>
          </w:rPrChange>
        </w:rPr>
        <w:t>Install Prometheus</w:t>
      </w:r>
    </w:p>
    <w:p w:rsidR="007F68A8" w:rsidRPr="001130D4" w:rsidRDefault="007F68A8">
      <w:pPr>
        <w:rPr>
          <w:rFonts w:ascii="Segoe UI" w:hAnsi="Segoe UI" w:cs="Segoe UI"/>
          <w:color w:val="000000" w:themeColor="text1"/>
          <w:sz w:val="44"/>
          <w:szCs w:val="44"/>
          <w:u w:val="single"/>
          <w:rPrChange w:id="131" w:author="ASUS" w:date="2024-06-21T19:22:00Z">
            <w:rPr/>
          </w:rPrChange>
        </w:rPr>
        <w:pPrChange w:id="132" w:author="ASUS" w:date="2024-06-21T18:59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</w:p>
    <w:p w:rsidR="000F0906" w:rsidRPr="001130D4" w:rsidRDefault="00412DB0">
      <w:pPr>
        <w:pStyle w:val="ListParagraph"/>
        <w:numPr>
          <w:ilvl w:val="0"/>
          <w:numId w:val="6"/>
        </w:numPr>
        <w:rPr>
          <w:ins w:id="133" w:author="ASUS" w:date="2024-06-21T19:09:00Z"/>
          <w:rFonts w:ascii="Segoe UI" w:hAnsi="Segoe UI" w:cs="Segoe UI"/>
          <w:color w:val="000000" w:themeColor="text1"/>
          <w:sz w:val="40"/>
          <w:szCs w:val="40"/>
          <w:rPrChange w:id="134" w:author="ASUS" w:date="2024-06-21T19:22:00Z">
            <w:rPr>
              <w:ins w:id="135" w:author="ASUS" w:date="2024-06-21T19:09:00Z"/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13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Install Prometheus using these commands.</w:t>
      </w:r>
    </w:p>
    <w:p w:rsidR="000F0906" w:rsidRPr="001130D4" w:rsidRDefault="000F0906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137" w:author="ASUS" w:date="2024-06-21T19:22:00Z">
            <w:rPr/>
          </w:rPrChange>
        </w:rPr>
        <w:pPrChange w:id="138" w:author="ASUS" w:date="2024-06-21T19:09:00Z">
          <w:pPr>
            <w:pStyle w:val="ListParagraph"/>
            <w:numPr>
              <w:numId w:val="6"/>
            </w:numPr>
            <w:ind w:left="360" w:hanging="360"/>
          </w:pPr>
        </w:pPrChange>
      </w:pPr>
    </w:p>
    <w:p w:rsidR="00412DB0" w:rsidRPr="001130D4" w:rsidRDefault="00412DB0" w:rsidP="00807D50">
      <w:pPr>
        <w:pStyle w:val="ListParagraph"/>
        <w:numPr>
          <w:ilvl w:val="1"/>
          <w:numId w:val="6"/>
        </w:numPr>
        <w:rPr>
          <w:ins w:id="139" w:author="ASUS" w:date="2024-06-21T19:09:00Z"/>
          <w:rFonts w:ascii="Segoe UI" w:hAnsi="Segoe UI" w:cs="Segoe UI"/>
          <w:color w:val="000000" w:themeColor="text1"/>
          <w:sz w:val="40"/>
          <w:szCs w:val="40"/>
          <w:rPrChange w:id="140" w:author="ASUS" w:date="2024-06-21T19:22:00Z">
            <w:rPr>
              <w:ins w:id="141" w:author="ASUS" w:date="2024-06-21T19:09:00Z"/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14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wget</w:t>
      </w:r>
      <w:r w:rsidR="00EC4348" w:rsidRPr="001130D4">
        <w:rPr>
          <w:rFonts w:ascii="Segoe UI" w:hAnsi="Segoe UI" w:cs="Segoe UI"/>
          <w:color w:val="000000" w:themeColor="text1"/>
          <w:sz w:val="40"/>
          <w:szCs w:val="40"/>
          <w:rPrChange w:id="14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fldChar w:fldCharType="begin"/>
      </w:r>
      <w:r w:rsidR="00EC4348" w:rsidRPr="001130D4">
        <w:rPr>
          <w:rFonts w:ascii="Segoe UI" w:hAnsi="Segoe UI" w:cs="Segoe UI"/>
          <w:color w:val="000000" w:themeColor="text1"/>
          <w:sz w:val="40"/>
          <w:szCs w:val="40"/>
          <w:rPrChange w:id="14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instrText>HYPERLINK "https://github.com/prometheus/prometheus/releases/download/v2.53.0/prometheus-2.53.0.linux-amd64.tar.gz"</w:instrText>
      </w:r>
      <w:r w:rsidR="00EC4348" w:rsidRPr="001130D4">
        <w:rPr>
          <w:rFonts w:ascii="Segoe UI" w:hAnsi="Segoe UI" w:cs="Segoe UI"/>
          <w:color w:val="000000" w:themeColor="text1"/>
          <w:sz w:val="40"/>
          <w:szCs w:val="40"/>
          <w:rPrChange w:id="14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fldChar w:fldCharType="separate"/>
      </w:r>
      <w:r w:rsidRPr="001130D4">
        <w:rPr>
          <w:rStyle w:val="Hyperlink"/>
          <w:rFonts w:ascii="Segoe UI" w:hAnsi="Segoe UI" w:cs="Segoe UI"/>
          <w:color w:val="000000" w:themeColor="text1"/>
          <w:sz w:val="40"/>
          <w:szCs w:val="40"/>
          <w:rPrChange w:id="146" w:author="ASUS" w:date="2024-06-21T19:22:00Z">
            <w:rPr>
              <w:rStyle w:val="Hyperlink"/>
              <w:rFonts w:ascii="Trebuchet MS" w:hAnsi="Trebuchet MS" w:cs="Times New Roman"/>
              <w:sz w:val="40"/>
              <w:szCs w:val="40"/>
            </w:rPr>
          </w:rPrChange>
        </w:rPr>
        <w:t>https://github.com/prometheus/prometheus/releases/download/v2.53.0/prometheus-2.53.0.linux-amd64.tar.gz</w:t>
      </w:r>
      <w:r w:rsidR="00EC4348" w:rsidRPr="001130D4">
        <w:rPr>
          <w:rFonts w:ascii="Segoe UI" w:hAnsi="Segoe UI" w:cs="Segoe UI"/>
          <w:color w:val="000000" w:themeColor="text1"/>
          <w:sz w:val="40"/>
          <w:szCs w:val="40"/>
          <w:rPrChange w:id="14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fldChar w:fldCharType="end"/>
      </w:r>
    </w:p>
    <w:p w:rsidR="000F0906" w:rsidRPr="001130D4" w:rsidRDefault="000F0906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14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149" w:author="ASUS" w:date="2024-06-21T19:09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</w:p>
    <w:p w:rsidR="00412DB0" w:rsidRPr="001130D4" w:rsidRDefault="00697F9C" w:rsidP="00807D50">
      <w:pPr>
        <w:pStyle w:val="ListParagraph"/>
        <w:numPr>
          <w:ilvl w:val="0"/>
          <w:numId w:val="6"/>
        </w:numPr>
        <w:rPr>
          <w:ins w:id="150" w:author="ASUS" w:date="2024-06-21T19:09:00Z"/>
          <w:rFonts w:ascii="Segoe UI" w:hAnsi="Segoe UI" w:cs="Segoe UI"/>
          <w:color w:val="000000" w:themeColor="text1"/>
          <w:sz w:val="40"/>
          <w:szCs w:val="40"/>
          <w:rPrChange w:id="151" w:author="ASUS" w:date="2024-06-21T19:22:00Z">
            <w:rPr>
              <w:ins w:id="152" w:author="ASUS" w:date="2024-06-21T19:09:00Z"/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15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To view installation run “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15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ls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15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” command.</w:t>
      </w:r>
    </w:p>
    <w:p w:rsidR="000F0906" w:rsidRPr="001130D4" w:rsidRDefault="000F0906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15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157" w:author="ASUS" w:date="2024-06-21T19:09:00Z">
          <w:pPr>
            <w:pStyle w:val="ListParagraph"/>
            <w:numPr>
              <w:numId w:val="6"/>
            </w:numPr>
            <w:ind w:left="360" w:hanging="360"/>
          </w:pPr>
        </w:pPrChange>
      </w:pPr>
    </w:p>
    <w:p w:rsidR="00697F9C" w:rsidRPr="001130D4" w:rsidRDefault="00697F9C">
      <w:pPr>
        <w:pStyle w:val="ListParagraph"/>
        <w:numPr>
          <w:ilvl w:val="0"/>
          <w:numId w:val="6"/>
        </w:numPr>
        <w:rPr>
          <w:ins w:id="158" w:author="ASUS" w:date="2024-06-21T19:10:00Z"/>
          <w:rFonts w:ascii="Segoe UI" w:hAnsi="Segoe UI" w:cs="Segoe UI"/>
          <w:color w:val="000000" w:themeColor="text1"/>
          <w:sz w:val="40"/>
          <w:szCs w:val="40"/>
          <w:rPrChange w:id="159" w:author="ASUS" w:date="2024-06-21T19:22:00Z">
            <w:rPr>
              <w:ins w:id="160" w:author="ASUS" w:date="2024-06-21T19:10:00Z"/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16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Create file using this command.</w:t>
      </w:r>
    </w:p>
    <w:p w:rsidR="000F0906" w:rsidRPr="001130D4" w:rsidRDefault="000F0906">
      <w:pPr>
        <w:pStyle w:val="ListParagraph"/>
        <w:rPr>
          <w:ins w:id="162" w:author="ASUS" w:date="2024-06-21T19:10:00Z"/>
          <w:rFonts w:ascii="Segoe UI" w:hAnsi="Segoe UI" w:cs="Segoe UI"/>
          <w:color w:val="000000" w:themeColor="text1"/>
          <w:sz w:val="40"/>
          <w:szCs w:val="40"/>
          <w:rPrChange w:id="163" w:author="ASUS" w:date="2024-06-21T19:22:00Z">
            <w:rPr>
              <w:ins w:id="164" w:author="ASUS" w:date="2024-06-21T19:10:00Z"/>
            </w:rPr>
          </w:rPrChange>
        </w:rPr>
        <w:pPrChange w:id="165" w:author="ASUS" w:date="2024-06-21T19:10:00Z">
          <w:pPr>
            <w:pStyle w:val="ListParagraph"/>
            <w:numPr>
              <w:numId w:val="6"/>
            </w:numPr>
            <w:ind w:left="360" w:hanging="360"/>
          </w:pPr>
        </w:pPrChange>
      </w:pPr>
    </w:p>
    <w:p w:rsidR="000F0906" w:rsidRPr="001130D4" w:rsidRDefault="000F0906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166" w:author="ASUS" w:date="2024-06-21T19:22:00Z">
            <w:rPr/>
          </w:rPrChange>
        </w:rPr>
        <w:pPrChange w:id="167" w:author="ASUS" w:date="2024-06-21T19:10:00Z">
          <w:pPr>
            <w:pStyle w:val="ListParagraph"/>
            <w:numPr>
              <w:numId w:val="6"/>
            </w:numPr>
            <w:ind w:left="360" w:hanging="360"/>
          </w:pPr>
        </w:pPrChange>
      </w:pPr>
    </w:p>
    <w:p w:rsidR="00697F9C" w:rsidRPr="001130D4" w:rsidRDefault="00697F9C" w:rsidP="00807D50">
      <w:pPr>
        <w:pStyle w:val="ListParagraph"/>
        <w:numPr>
          <w:ilvl w:val="1"/>
          <w:numId w:val="6"/>
        </w:numPr>
        <w:rPr>
          <w:ins w:id="168" w:author="ASUS" w:date="2024-06-21T19:10:00Z"/>
          <w:rFonts w:ascii="Segoe UI" w:hAnsi="Segoe UI" w:cs="Segoe UI"/>
          <w:b/>
          <w:i/>
          <w:color w:val="000000" w:themeColor="text1"/>
          <w:sz w:val="40"/>
          <w:szCs w:val="40"/>
          <w:rPrChange w:id="169" w:author="ASUS" w:date="2024-06-21T19:22:00Z">
            <w:rPr>
              <w:ins w:id="170" w:author="ASUS" w:date="2024-06-21T19:10:00Z"/>
              <w:rFonts w:ascii="Trebuchet MS" w:hAnsi="Trebuchet MS" w:cs="Times New Roman"/>
              <w:b/>
              <w:i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17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tar 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17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xzf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17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prometheus-2.53.0.linux-amd64.tar.gz</w:t>
      </w:r>
    </w:p>
    <w:p w:rsidR="000F0906" w:rsidRPr="001130D4" w:rsidRDefault="000F0906">
      <w:pPr>
        <w:pStyle w:val="ListParagraph"/>
        <w:ind w:left="360"/>
        <w:rPr>
          <w:rFonts w:ascii="Segoe UI" w:hAnsi="Segoe UI" w:cs="Segoe UI"/>
          <w:b/>
          <w:i/>
          <w:color w:val="000000" w:themeColor="text1"/>
          <w:sz w:val="40"/>
          <w:szCs w:val="40"/>
          <w:rPrChange w:id="17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175" w:author="ASUS" w:date="2024-06-21T19:10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</w:p>
    <w:p w:rsidR="008C282E" w:rsidRPr="001130D4" w:rsidRDefault="008C282E" w:rsidP="00807D50">
      <w:pPr>
        <w:pStyle w:val="ListParagraph"/>
        <w:numPr>
          <w:ilvl w:val="0"/>
          <w:numId w:val="6"/>
        </w:numPr>
        <w:rPr>
          <w:ins w:id="176" w:author="ASUS" w:date="2024-06-21T19:10:00Z"/>
          <w:rFonts w:ascii="Segoe UI" w:hAnsi="Segoe UI" w:cs="Segoe UI"/>
          <w:color w:val="000000" w:themeColor="text1"/>
          <w:sz w:val="40"/>
          <w:szCs w:val="40"/>
          <w:rPrChange w:id="177" w:author="ASUS" w:date="2024-06-21T19:22:00Z">
            <w:rPr>
              <w:ins w:id="178" w:author="ASUS" w:date="2024-06-21T19:10:00Z"/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17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Check file is created by 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18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ls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18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command.</w:t>
      </w:r>
    </w:p>
    <w:p w:rsidR="000F0906" w:rsidRPr="001130D4" w:rsidRDefault="000F0906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18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183" w:author="ASUS" w:date="2024-06-21T19:10:00Z">
          <w:pPr>
            <w:pStyle w:val="ListParagraph"/>
            <w:numPr>
              <w:numId w:val="6"/>
            </w:numPr>
            <w:ind w:left="360" w:hanging="360"/>
          </w:pPr>
        </w:pPrChange>
      </w:pPr>
    </w:p>
    <w:p w:rsidR="000F0906" w:rsidRPr="001130D4" w:rsidRDefault="008C282E" w:rsidP="00807D50">
      <w:pPr>
        <w:pStyle w:val="ListParagraph"/>
        <w:numPr>
          <w:ilvl w:val="0"/>
          <w:numId w:val="6"/>
        </w:numPr>
        <w:rPr>
          <w:ins w:id="184" w:author="ASUS" w:date="2024-06-21T19:10:00Z"/>
          <w:rFonts w:ascii="Segoe UI" w:hAnsi="Segoe UI" w:cs="Segoe UI"/>
          <w:color w:val="000000" w:themeColor="text1"/>
          <w:sz w:val="40"/>
          <w:szCs w:val="40"/>
          <w:rPrChange w:id="185" w:author="ASUS" w:date="2024-06-21T19:22:00Z">
            <w:rPr>
              <w:ins w:id="186" w:author="ASUS" w:date="2024-06-21T19:10:00Z"/>
              <w:rFonts w:ascii="Trebuchet MS" w:hAnsi="Trebuchet MS" w:cs="Times New Roman"/>
              <w:b/>
              <w:i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18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Move the file using -</w:t>
      </w:r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18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mv prometheus-2.53.0.linux-amd64 /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18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etc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19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/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19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prometheu</w:t>
      </w:r>
      <w:ins w:id="192" w:author="ASUS" w:date="2024-06-21T19:10:00Z">
        <w:r w:rsidR="000F0906" w:rsidRPr="001130D4">
          <w:rPr>
            <w:rFonts w:ascii="Segoe UI" w:hAnsi="Segoe UI" w:cs="Segoe UI"/>
            <w:b/>
            <w:i/>
            <w:color w:val="000000" w:themeColor="text1"/>
            <w:sz w:val="40"/>
            <w:szCs w:val="40"/>
            <w:rPrChange w:id="193" w:author="ASUS" w:date="2024-06-21T19:22:00Z">
              <w:rPr>
                <w:rFonts w:ascii="Trebuchet MS" w:hAnsi="Trebuchet MS" w:cs="Times New Roman"/>
                <w:b/>
                <w:i/>
                <w:sz w:val="40"/>
                <w:szCs w:val="40"/>
              </w:rPr>
            </w:rPrChange>
          </w:rPr>
          <w:t>s</w:t>
        </w:r>
        <w:proofErr w:type="spellEnd"/>
      </w:ins>
    </w:p>
    <w:p w:rsidR="000F0906" w:rsidRPr="001130D4" w:rsidRDefault="000F0906">
      <w:pPr>
        <w:pStyle w:val="ListParagraph"/>
        <w:rPr>
          <w:ins w:id="194" w:author="ASUS" w:date="2024-06-21T19:10:00Z"/>
          <w:rFonts w:ascii="Segoe UI" w:hAnsi="Segoe UI" w:cs="Segoe UI"/>
          <w:b/>
          <w:i/>
          <w:color w:val="000000" w:themeColor="text1"/>
          <w:sz w:val="40"/>
          <w:szCs w:val="40"/>
          <w:rPrChange w:id="195" w:author="ASUS" w:date="2024-06-21T19:22:00Z">
            <w:rPr>
              <w:ins w:id="196" w:author="ASUS" w:date="2024-06-21T19:10:00Z"/>
            </w:rPr>
          </w:rPrChange>
        </w:rPr>
        <w:pPrChange w:id="197" w:author="ASUS" w:date="2024-06-21T19:10:00Z">
          <w:pPr>
            <w:pStyle w:val="ListParagraph"/>
            <w:numPr>
              <w:numId w:val="6"/>
            </w:numPr>
            <w:ind w:left="360" w:hanging="360"/>
          </w:pPr>
        </w:pPrChange>
      </w:pPr>
    </w:p>
    <w:p w:rsidR="008C282E" w:rsidRPr="001130D4" w:rsidRDefault="008C282E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19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199" w:author="ASUS" w:date="2024-06-21T19:10:00Z">
          <w:pPr>
            <w:pStyle w:val="ListParagraph"/>
            <w:numPr>
              <w:numId w:val="6"/>
            </w:numPr>
            <w:ind w:left="360" w:hanging="360"/>
          </w:pPr>
        </w:pPrChange>
      </w:pPr>
      <w:del w:id="200" w:author="ASUS" w:date="2024-06-21T19:10:00Z">
        <w:r w:rsidRPr="001130D4" w:rsidDel="000F0906">
          <w:rPr>
            <w:rFonts w:ascii="Segoe UI" w:hAnsi="Segoe UI" w:cs="Segoe UI"/>
            <w:b/>
            <w:i/>
            <w:color w:val="000000" w:themeColor="text1"/>
            <w:sz w:val="40"/>
            <w:szCs w:val="40"/>
            <w:rPrChange w:id="201" w:author="ASUS" w:date="2024-06-21T19:22:00Z">
              <w:rPr>
                <w:rFonts w:ascii="Trebuchet MS" w:hAnsi="Trebuchet MS" w:cs="Times New Roman"/>
                <w:sz w:val="40"/>
                <w:szCs w:val="40"/>
              </w:rPr>
            </w:rPrChange>
          </w:rPr>
          <w:delText>s</w:delText>
        </w:r>
      </w:del>
    </w:p>
    <w:p w:rsidR="008C282E" w:rsidRPr="00400BCF" w:rsidRDefault="008C282E" w:rsidP="00807D50">
      <w:pPr>
        <w:pStyle w:val="ListParagraph"/>
        <w:numPr>
          <w:ilvl w:val="0"/>
          <w:numId w:val="6"/>
        </w:numPr>
        <w:rPr>
          <w:ins w:id="202" w:author="HP" w:date="2024-06-21T08:55:00Z"/>
          <w:rFonts w:ascii="Segoe UI" w:hAnsi="Segoe UI" w:cs="Segoe UI"/>
          <w:color w:val="000000" w:themeColor="text1"/>
          <w:sz w:val="40"/>
          <w:szCs w:val="40"/>
          <w:rPrChange w:id="203" w:author="HP" w:date="2024-06-21T08:55:00Z">
            <w:rPr>
              <w:ins w:id="204" w:author="HP" w:date="2024-06-21T08:55:00Z"/>
              <w:rFonts w:ascii="Segoe UI" w:hAnsi="Segoe UI" w:cs="Segoe UI"/>
              <w:b/>
              <w:i/>
              <w:color w:val="000000" w:themeColor="text1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20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Run -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20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nano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20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/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20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etc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20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/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21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systemd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21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/system/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21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prometheus.service</w:t>
      </w:r>
      <w:proofErr w:type="spellEnd"/>
    </w:p>
    <w:p w:rsidR="00400BCF" w:rsidRPr="001130D4" w:rsidDel="00400BCF" w:rsidRDefault="00400BCF" w:rsidP="00400BCF">
      <w:pPr>
        <w:pStyle w:val="ListParagraph"/>
        <w:ind w:left="360"/>
        <w:rPr>
          <w:ins w:id="213" w:author="ASUS" w:date="2024-06-21T19:11:00Z"/>
          <w:del w:id="214" w:author="HP" w:date="2024-06-21T08:55:00Z"/>
          <w:rFonts w:ascii="Segoe UI" w:hAnsi="Segoe UI" w:cs="Segoe UI"/>
          <w:color w:val="000000" w:themeColor="text1"/>
          <w:sz w:val="40"/>
          <w:szCs w:val="40"/>
          <w:rPrChange w:id="215" w:author="ASUS" w:date="2024-06-21T19:22:00Z">
            <w:rPr>
              <w:ins w:id="216" w:author="ASUS" w:date="2024-06-21T19:11:00Z"/>
              <w:del w:id="217" w:author="HP" w:date="2024-06-21T08:55:00Z"/>
              <w:rFonts w:ascii="Trebuchet MS" w:hAnsi="Trebuchet MS" w:cs="Times New Roman"/>
              <w:b/>
              <w:i/>
              <w:sz w:val="40"/>
              <w:szCs w:val="40"/>
            </w:rPr>
          </w:rPrChange>
        </w:rPr>
        <w:pPrChange w:id="218" w:author="HP" w:date="2024-06-21T08:55:00Z">
          <w:pPr>
            <w:pStyle w:val="ListParagraph"/>
            <w:numPr>
              <w:numId w:val="6"/>
            </w:numPr>
            <w:ind w:left="360" w:hanging="360"/>
          </w:pPr>
        </w:pPrChange>
      </w:pPr>
    </w:p>
    <w:p w:rsidR="000F0906" w:rsidRPr="00400BCF" w:rsidRDefault="00400BCF" w:rsidP="00400BCF">
      <w:pPr>
        <w:rPr>
          <w:rFonts w:ascii="Segoe UI" w:hAnsi="Segoe UI" w:cs="Segoe UI"/>
          <w:color w:val="000000" w:themeColor="text1"/>
          <w:sz w:val="40"/>
          <w:szCs w:val="40"/>
          <w:rPrChange w:id="219" w:author="HP" w:date="2024-06-21T08:55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220" w:author="HP" w:date="2024-06-21T08:55:00Z">
          <w:pPr>
            <w:pStyle w:val="ListParagraph"/>
            <w:numPr>
              <w:numId w:val="6"/>
            </w:numPr>
            <w:ind w:left="360" w:hanging="360"/>
          </w:pPr>
        </w:pPrChange>
      </w:pPr>
      <w:ins w:id="221" w:author="HP" w:date="2024-06-21T08:55:00Z">
        <w:r>
          <w:rPr>
            <w:rFonts w:ascii="Segoe UI" w:hAnsi="Segoe UI" w:cs="Segoe UI"/>
            <w:noProof/>
            <w:color w:val="000000" w:themeColor="text1"/>
            <w:sz w:val="40"/>
            <w:szCs w:val="40"/>
            <w:lang w:eastAsia="en-IN"/>
          </w:rPr>
          <w:drawing>
            <wp:inline distT="0" distB="0" distL="0" distR="0">
              <wp:extent cx="9777730" cy="5497195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.png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777730" cy="5497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C282E" w:rsidRPr="001130D4" w:rsidRDefault="008C282E" w:rsidP="00807D50">
      <w:pPr>
        <w:pStyle w:val="ListParagraph"/>
        <w:numPr>
          <w:ilvl w:val="0"/>
          <w:numId w:val="6"/>
        </w:numPr>
        <w:rPr>
          <w:ins w:id="222" w:author="ASUS" w:date="2024-06-21T19:11:00Z"/>
          <w:rFonts w:ascii="Segoe UI" w:hAnsi="Segoe UI" w:cs="Segoe UI"/>
          <w:color w:val="000000" w:themeColor="text1"/>
          <w:sz w:val="40"/>
          <w:szCs w:val="40"/>
          <w:rPrChange w:id="223" w:author="ASUS" w:date="2024-06-21T19:22:00Z">
            <w:rPr>
              <w:ins w:id="224" w:author="ASUS" w:date="2024-06-21T19:11:00Z"/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22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Enter this into file</w:t>
      </w:r>
    </w:p>
    <w:p w:rsidR="000F0906" w:rsidRPr="001130D4" w:rsidRDefault="000F0906">
      <w:pPr>
        <w:pStyle w:val="ListParagraph"/>
        <w:rPr>
          <w:ins w:id="226" w:author="ASUS" w:date="2024-06-21T19:11:00Z"/>
          <w:rFonts w:ascii="Segoe UI" w:hAnsi="Segoe UI" w:cs="Segoe UI"/>
          <w:color w:val="000000" w:themeColor="text1"/>
          <w:sz w:val="40"/>
          <w:szCs w:val="40"/>
          <w:rPrChange w:id="227" w:author="ASUS" w:date="2024-06-21T19:22:00Z">
            <w:rPr>
              <w:ins w:id="228" w:author="ASUS" w:date="2024-06-21T19:11:00Z"/>
            </w:rPr>
          </w:rPrChange>
        </w:rPr>
        <w:pPrChange w:id="229" w:author="ASUS" w:date="2024-06-21T19:11:00Z">
          <w:pPr>
            <w:pStyle w:val="ListParagraph"/>
            <w:numPr>
              <w:numId w:val="6"/>
            </w:numPr>
            <w:ind w:left="360" w:hanging="360"/>
          </w:pPr>
        </w:pPrChange>
      </w:pPr>
    </w:p>
    <w:p w:rsidR="000F0906" w:rsidRPr="001130D4" w:rsidRDefault="000F0906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23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231" w:author="ASUS" w:date="2024-06-21T19:11:00Z">
          <w:pPr>
            <w:pStyle w:val="ListParagraph"/>
            <w:numPr>
              <w:numId w:val="6"/>
            </w:numPr>
            <w:ind w:left="360" w:hanging="360"/>
          </w:pPr>
        </w:pPrChange>
      </w:pPr>
    </w:p>
    <w:p w:rsidR="008C282E" w:rsidRPr="001130D4" w:rsidRDefault="008C282E">
      <w:pPr>
        <w:ind w:left="360"/>
        <w:rPr>
          <w:rFonts w:ascii="Segoe UI" w:hAnsi="Segoe UI" w:cs="Segoe UI"/>
          <w:color w:val="000000" w:themeColor="text1"/>
          <w:sz w:val="40"/>
          <w:szCs w:val="40"/>
          <w:rPrChange w:id="232" w:author="ASUS" w:date="2024-06-21T19:22:00Z">
            <w:rPr/>
          </w:rPrChange>
        </w:rPr>
        <w:pPrChange w:id="233" w:author="ASUS" w:date="2024-06-21T19:01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234" w:author="ASUS" w:date="2024-06-21T19:22:00Z">
            <w:rPr/>
          </w:rPrChange>
        </w:rPr>
        <w:t>[Unit]</w:t>
      </w:r>
    </w:p>
    <w:p w:rsidR="008C282E" w:rsidRPr="001130D4" w:rsidRDefault="008C282E">
      <w:pPr>
        <w:ind w:left="360"/>
        <w:rPr>
          <w:rFonts w:ascii="Segoe UI" w:hAnsi="Segoe UI" w:cs="Segoe UI"/>
          <w:color w:val="000000" w:themeColor="text1"/>
          <w:sz w:val="40"/>
          <w:szCs w:val="40"/>
          <w:rPrChange w:id="235" w:author="ASUS" w:date="2024-06-21T19:22:00Z">
            <w:rPr/>
          </w:rPrChange>
        </w:rPr>
        <w:pPrChange w:id="236" w:author="ASUS" w:date="2024-06-21T19:01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237" w:author="ASUS" w:date="2024-06-21T19:22:00Z">
            <w:rPr/>
          </w:rPrChange>
        </w:rPr>
        <w:t>Description=Prometheus</w:t>
      </w:r>
    </w:p>
    <w:p w:rsidR="008C282E" w:rsidRPr="001130D4" w:rsidRDefault="008C282E">
      <w:pPr>
        <w:ind w:left="360"/>
        <w:rPr>
          <w:rFonts w:ascii="Segoe UI" w:hAnsi="Segoe UI" w:cs="Segoe UI"/>
          <w:color w:val="000000" w:themeColor="text1"/>
          <w:sz w:val="40"/>
          <w:szCs w:val="40"/>
          <w:rPrChange w:id="238" w:author="ASUS" w:date="2024-06-21T19:22:00Z">
            <w:rPr/>
          </w:rPrChange>
        </w:rPr>
        <w:pPrChange w:id="239" w:author="ASUS" w:date="2024-06-21T19:01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240" w:author="ASUS" w:date="2024-06-21T19:22:00Z">
            <w:rPr/>
          </w:rPrChange>
        </w:rPr>
        <w:t>Wants=network-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241" w:author="ASUS" w:date="2024-06-21T19:22:00Z">
            <w:rPr/>
          </w:rPrChange>
        </w:rPr>
        <w:t>online.target</w:t>
      </w:r>
      <w:proofErr w:type="spellEnd"/>
    </w:p>
    <w:p w:rsidR="008C282E" w:rsidRPr="001130D4" w:rsidRDefault="008C282E">
      <w:pPr>
        <w:ind w:left="360"/>
        <w:rPr>
          <w:rFonts w:ascii="Segoe UI" w:hAnsi="Segoe UI" w:cs="Segoe UI"/>
          <w:color w:val="000000" w:themeColor="text1"/>
          <w:sz w:val="40"/>
          <w:szCs w:val="40"/>
          <w:rPrChange w:id="242" w:author="ASUS" w:date="2024-06-21T19:22:00Z">
            <w:rPr/>
          </w:rPrChange>
        </w:rPr>
        <w:pPrChange w:id="243" w:author="ASUS" w:date="2024-06-21T19:01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244" w:author="ASUS" w:date="2024-06-21T19:22:00Z">
            <w:rPr/>
          </w:rPrChange>
        </w:rPr>
        <w:t>After=network-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245" w:author="ASUS" w:date="2024-06-21T19:22:00Z">
            <w:rPr/>
          </w:rPrChange>
        </w:rPr>
        <w:t>online.target</w:t>
      </w:r>
      <w:proofErr w:type="spellEnd"/>
    </w:p>
    <w:p w:rsidR="008C282E" w:rsidRPr="001130D4" w:rsidRDefault="008C282E">
      <w:pPr>
        <w:ind w:left="360"/>
        <w:rPr>
          <w:rFonts w:ascii="Segoe UI" w:hAnsi="Segoe UI" w:cs="Segoe UI"/>
          <w:color w:val="000000" w:themeColor="text1"/>
          <w:sz w:val="40"/>
          <w:szCs w:val="40"/>
          <w:rPrChange w:id="246" w:author="ASUS" w:date="2024-06-21T19:22:00Z">
            <w:rPr/>
          </w:rPrChange>
        </w:rPr>
        <w:pPrChange w:id="247" w:author="ASUS" w:date="2024-06-21T19:01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248" w:author="ASUS" w:date="2024-06-21T19:22:00Z">
            <w:rPr/>
          </w:rPrChange>
        </w:rPr>
        <w:t>[Service]</w:t>
      </w:r>
    </w:p>
    <w:p w:rsidR="007F68A8" w:rsidRPr="001130D4" w:rsidRDefault="008C282E">
      <w:pPr>
        <w:ind w:left="360"/>
        <w:rPr>
          <w:ins w:id="249" w:author="ASUS" w:date="2024-06-21T19:01:00Z"/>
          <w:rFonts w:ascii="Segoe UI" w:hAnsi="Segoe UI" w:cs="Segoe UI"/>
          <w:color w:val="000000" w:themeColor="text1"/>
          <w:sz w:val="40"/>
          <w:szCs w:val="40"/>
          <w:rPrChange w:id="250" w:author="ASUS" w:date="2024-06-21T19:22:00Z">
            <w:rPr>
              <w:ins w:id="251" w:author="ASUS" w:date="2024-06-21T19:01:00Z"/>
              <w:rFonts w:ascii="Trebuchet MS" w:hAnsi="Trebuchet MS" w:cs="Times New Roman"/>
              <w:sz w:val="40"/>
              <w:szCs w:val="40"/>
            </w:rPr>
          </w:rPrChange>
        </w:rPr>
        <w:pPrChange w:id="252" w:author="ASUS" w:date="2024-06-21T19:01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253" w:author="ASUS" w:date="2024-06-21T19:22:00Z">
            <w:rPr/>
          </w:rPrChange>
        </w:rPr>
        <w:t>ExecStart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254" w:author="ASUS" w:date="2024-06-21T19:22:00Z">
            <w:rPr/>
          </w:rPrChange>
        </w:rPr>
        <w:t>=/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255" w:author="ASUS" w:date="2024-06-21T19:22:00Z">
            <w:rPr/>
          </w:rPrChange>
        </w:rPr>
        <w:t>etc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256" w:author="ASUS" w:date="2024-06-21T19:22:00Z">
            <w:rPr/>
          </w:rPrChange>
        </w:rPr>
        <w:t>/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257" w:author="ASUS" w:date="2024-06-21T19:22:00Z">
            <w:rPr/>
          </w:rPrChange>
        </w:rPr>
        <w:t>prometheus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258" w:author="ASUS" w:date="2024-06-21T19:22:00Z">
            <w:rPr/>
          </w:rPrChange>
        </w:rPr>
        <w:t>/</w:t>
      </w:r>
    </w:p>
    <w:p w:rsidR="007F68A8" w:rsidRPr="001130D4" w:rsidRDefault="008C282E">
      <w:pPr>
        <w:ind w:left="360"/>
        <w:rPr>
          <w:ins w:id="259" w:author="ASUS" w:date="2024-06-21T19:02:00Z"/>
          <w:rFonts w:ascii="Segoe UI" w:hAnsi="Segoe UI" w:cs="Segoe UI"/>
          <w:color w:val="000000" w:themeColor="text1"/>
          <w:sz w:val="40"/>
          <w:szCs w:val="40"/>
          <w:rPrChange w:id="260" w:author="ASUS" w:date="2024-06-21T19:22:00Z">
            <w:rPr>
              <w:ins w:id="261" w:author="ASUS" w:date="2024-06-21T19:02:00Z"/>
              <w:rFonts w:ascii="Trebuchet MS" w:hAnsi="Trebuchet MS" w:cs="Times New Roman"/>
              <w:sz w:val="40"/>
              <w:szCs w:val="40"/>
            </w:rPr>
          </w:rPrChange>
        </w:rPr>
        <w:pPrChange w:id="262" w:author="ASUS" w:date="2024-06-21T19:01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proofErr w:type="spellStart"/>
      <w:proofErr w:type="gram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263" w:author="ASUS" w:date="2024-06-21T19:22:00Z">
            <w:rPr/>
          </w:rPrChange>
        </w:rPr>
        <w:t>prometheus</w:t>
      </w:r>
      <w:proofErr w:type="spellEnd"/>
      <w:proofErr w:type="gramEnd"/>
      <w:r w:rsidRPr="001130D4">
        <w:rPr>
          <w:rFonts w:ascii="Segoe UI" w:hAnsi="Segoe UI" w:cs="Segoe UI"/>
          <w:color w:val="000000" w:themeColor="text1"/>
          <w:sz w:val="40"/>
          <w:szCs w:val="40"/>
          <w:rPrChange w:id="264" w:author="ASUS" w:date="2024-06-21T19:22:00Z">
            <w:rPr/>
          </w:rPrChange>
        </w:rPr>
        <w:t xml:space="preserve"> --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265" w:author="ASUS" w:date="2024-06-21T19:22:00Z">
            <w:rPr/>
          </w:rPrChange>
        </w:rPr>
        <w:t>config.file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266" w:author="ASUS" w:date="2024-06-21T19:22:00Z">
            <w:rPr/>
          </w:rPrChange>
        </w:rPr>
        <w:t>=/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267" w:author="ASUS" w:date="2024-06-21T19:22:00Z">
            <w:rPr/>
          </w:rPrChange>
        </w:rPr>
        <w:t>etc</w:t>
      </w:r>
      <w:proofErr w:type="spellEnd"/>
      <w:ins w:id="268" w:author="ASUS" w:date="2024-06-21T19:02:00Z">
        <w:r w:rsidR="007F68A8" w:rsidRPr="001130D4">
          <w:rPr>
            <w:rFonts w:ascii="Segoe UI" w:hAnsi="Segoe UI" w:cs="Segoe UI"/>
            <w:color w:val="000000" w:themeColor="text1"/>
            <w:sz w:val="40"/>
            <w:szCs w:val="40"/>
            <w:rPrChange w:id="269" w:author="ASUS" w:date="2024-06-21T19:22:00Z">
              <w:rPr>
                <w:rFonts w:ascii="Trebuchet MS" w:hAnsi="Trebuchet MS" w:cs="Times New Roman"/>
                <w:sz w:val="40"/>
                <w:szCs w:val="40"/>
              </w:rPr>
            </w:rPrChange>
          </w:rPr>
          <w:t>/</w:t>
        </w:r>
      </w:ins>
    </w:p>
    <w:p w:rsidR="008C282E" w:rsidRPr="001130D4" w:rsidRDefault="008C282E">
      <w:pPr>
        <w:ind w:left="360"/>
        <w:rPr>
          <w:rFonts w:ascii="Segoe UI" w:hAnsi="Segoe UI" w:cs="Segoe UI"/>
          <w:color w:val="000000" w:themeColor="text1"/>
          <w:sz w:val="40"/>
          <w:szCs w:val="40"/>
          <w:rPrChange w:id="270" w:author="ASUS" w:date="2024-06-21T19:22:00Z">
            <w:rPr/>
          </w:rPrChange>
        </w:rPr>
        <w:pPrChange w:id="271" w:author="ASUS" w:date="2024-06-21T19:02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del w:id="272" w:author="ASUS" w:date="2024-06-21T19:02:00Z">
        <w:r w:rsidRPr="001130D4" w:rsidDel="007F68A8">
          <w:rPr>
            <w:rFonts w:ascii="Segoe UI" w:hAnsi="Segoe UI" w:cs="Segoe UI"/>
            <w:color w:val="000000" w:themeColor="text1"/>
            <w:sz w:val="40"/>
            <w:szCs w:val="40"/>
            <w:rPrChange w:id="273" w:author="ASUS" w:date="2024-06-21T19:22:00Z">
              <w:rPr/>
            </w:rPrChange>
          </w:rPr>
          <w:delText>/</w:delText>
        </w:r>
      </w:del>
      <w:proofErr w:type="spellStart"/>
      <w:proofErr w:type="gram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274" w:author="ASUS" w:date="2024-06-21T19:22:00Z">
            <w:rPr/>
          </w:rPrChange>
        </w:rPr>
        <w:t>prometheus</w:t>
      </w:r>
      <w:proofErr w:type="spellEnd"/>
      <w:ins w:id="275" w:author="ASUS" w:date="2024-06-21T19:02:00Z">
        <w:r w:rsidR="007F68A8" w:rsidRPr="001130D4">
          <w:rPr>
            <w:rFonts w:ascii="Segoe UI" w:hAnsi="Segoe UI" w:cs="Segoe UI"/>
            <w:color w:val="000000" w:themeColor="text1"/>
            <w:sz w:val="40"/>
            <w:szCs w:val="40"/>
            <w:rPrChange w:id="276" w:author="ASUS" w:date="2024-06-21T19:22:00Z">
              <w:rPr>
                <w:rFonts w:ascii="Trebuchet MS" w:hAnsi="Trebuchet MS" w:cs="Times New Roman"/>
                <w:sz w:val="40"/>
                <w:szCs w:val="40"/>
              </w:rPr>
            </w:rPrChange>
          </w:rPr>
          <w:t>/</w:t>
        </w:r>
      </w:ins>
      <w:proofErr w:type="spellStart"/>
      <w:del w:id="277" w:author="ASUS" w:date="2024-06-21T19:02:00Z">
        <w:r w:rsidRPr="001130D4" w:rsidDel="007F68A8">
          <w:rPr>
            <w:rFonts w:ascii="Segoe UI" w:hAnsi="Segoe UI" w:cs="Segoe UI"/>
            <w:color w:val="000000" w:themeColor="text1"/>
            <w:sz w:val="40"/>
            <w:szCs w:val="40"/>
            <w:rPrChange w:id="278" w:author="ASUS" w:date="2024-06-21T19:22:00Z">
              <w:rPr/>
            </w:rPrChange>
          </w:rPr>
          <w:delText>/</w:delText>
        </w:r>
      </w:del>
      <w:r w:rsidRPr="001130D4">
        <w:rPr>
          <w:rFonts w:ascii="Segoe UI" w:hAnsi="Segoe UI" w:cs="Segoe UI"/>
          <w:color w:val="000000" w:themeColor="text1"/>
          <w:sz w:val="40"/>
          <w:szCs w:val="40"/>
          <w:rPrChange w:id="279" w:author="ASUS" w:date="2024-06-21T19:22:00Z">
            <w:rPr/>
          </w:rPrChange>
        </w:rPr>
        <w:t>prometheus.yml</w:t>
      </w:r>
      <w:proofErr w:type="spellEnd"/>
      <w:proofErr w:type="gramEnd"/>
    </w:p>
    <w:p w:rsidR="008C282E" w:rsidRPr="001130D4" w:rsidRDefault="008C282E">
      <w:pPr>
        <w:ind w:left="360"/>
        <w:rPr>
          <w:rFonts w:ascii="Segoe UI" w:hAnsi="Segoe UI" w:cs="Segoe UI"/>
          <w:color w:val="000000" w:themeColor="text1"/>
          <w:sz w:val="40"/>
          <w:szCs w:val="40"/>
          <w:rPrChange w:id="280" w:author="ASUS" w:date="2024-06-21T19:22:00Z">
            <w:rPr/>
          </w:rPrChange>
        </w:rPr>
        <w:pPrChange w:id="281" w:author="ASUS" w:date="2024-06-21T19:02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282" w:author="ASUS" w:date="2024-06-21T19:22:00Z">
            <w:rPr/>
          </w:rPrChange>
        </w:rPr>
        <w:t>Restart=always</w:t>
      </w:r>
    </w:p>
    <w:p w:rsidR="008C282E" w:rsidRPr="001130D4" w:rsidRDefault="007F68A8">
      <w:pPr>
        <w:rPr>
          <w:rFonts w:ascii="Segoe UI" w:hAnsi="Segoe UI" w:cs="Segoe UI"/>
          <w:color w:val="000000" w:themeColor="text1"/>
          <w:sz w:val="40"/>
          <w:szCs w:val="40"/>
          <w:rPrChange w:id="283" w:author="ASUS" w:date="2024-06-21T19:22:00Z">
            <w:rPr/>
          </w:rPrChange>
        </w:rPr>
        <w:pPrChange w:id="284" w:author="ASUS" w:date="2024-06-21T19:02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ins w:id="285" w:author="ASUS" w:date="2024-06-21T19:02:00Z">
        <w:r w:rsidRPr="001130D4">
          <w:rPr>
            <w:rFonts w:ascii="Segoe UI" w:hAnsi="Segoe UI" w:cs="Segoe UI"/>
            <w:color w:val="000000" w:themeColor="text1"/>
            <w:sz w:val="40"/>
            <w:szCs w:val="40"/>
            <w:rPrChange w:id="286" w:author="ASUS" w:date="2024-06-21T19:22:00Z">
              <w:rPr>
                <w:rFonts w:ascii="Trebuchet MS" w:hAnsi="Trebuchet MS" w:cs="Times New Roman"/>
                <w:sz w:val="40"/>
                <w:szCs w:val="40"/>
              </w:rPr>
            </w:rPrChange>
          </w:rPr>
          <w:t xml:space="preserve">   </w:t>
        </w:r>
      </w:ins>
      <w:r w:rsidR="008C282E" w:rsidRPr="001130D4">
        <w:rPr>
          <w:rFonts w:ascii="Segoe UI" w:hAnsi="Segoe UI" w:cs="Segoe UI"/>
          <w:color w:val="000000" w:themeColor="text1"/>
          <w:sz w:val="40"/>
          <w:szCs w:val="40"/>
          <w:rPrChange w:id="287" w:author="ASUS" w:date="2024-06-21T19:22:00Z">
            <w:rPr/>
          </w:rPrChange>
        </w:rPr>
        <w:t>[Install]</w:t>
      </w:r>
    </w:p>
    <w:p w:rsidR="008C282E" w:rsidRDefault="007F68A8">
      <w:pPr>
        <w:rPr>
          <w:ins w:id="288" w:author="HP" w:date="2024-06-21T08:55:00Z"/>
          <w:rFonts w:ascii="Segoe UI" w:hAnsi="Segoe UI" w:cs="Segoe UI"/>
          <w:color w:val="000000" w:themeColor="text1"/>
          <w:sz w:val="40"/>
          <w:szCs w:val="40"/>
        </w:rPr>
        <w:pPrChange w:id="289" w:author="ASUS" w:date="2024-06-21T19:03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ins w:id="290" w:author="ASUS" w:date="2024-06-21T19:02:00Z">
        <w:r w:rsidRPr="001130D4">
          <w:rPr>
            <w:rFonts w:ascii="Segoe UI" w:hAnsi="Segoe UI" w:cs="Segoe UI"/>
            <w:color w:val="000000" w:themeColor="text1"/>
            <w:sz w:val="40"/>
            <w:szCs w:val="40"/>
            <w:rPrChange w:id="291" w:author="ASUS" w:date="2024-06-21T19:22:00Z">
              <w:rPr>
                <w:rFonts w:ascii="Trebuchet MS" w:hAnsi="Trebuchet MS" w:cs="Times New Roman"/>
                <w:sz w:val="40"/>
                <w:szCs w:val="40"/>
              </w:rPr>
            </w:rPrChange>
          </w:rPr>
          <w:t xml:space="preserve">  </w:t>
        </w:r>
      </w:ins>
      <w:ins w:id="292" w:author="ASUS" w:date="2024-06-21T19:03:00Z">
        <w:r w:rsidRPr="001130D4">
          <w:rPr>
            <w:rFonts w:ascii="Segoe UI" w:hAnsi="Segoe UI" w:cs="Segoe UI"/>
            <w:color w:val="000000" w:themeColor="text1"/>
            <w:sz w:val="40"/>
            <w:szCs w:val="40"/>
            <w:rPrChange w:id="293" w:author="ASUS" w:date="2024-06-21T19:22:00Z">
              <w:rPr>
                <w:rFonts w:ascii="Trebuchet MS" w:hAnsi="Trebuchet MS" w:cs="Times New Roman"/>
                <w:sz w:val="40"/>
                <w:szCs w:val="40"/>
              </w:rPr>
            </w:rPrChange>
          </w:rPr>
          <w:t xml:space="preserve"> </w:t>
        </w:r>
      </w:ins>
      <w:proofErr w:type="spellStart"/>
      <w:r w:rsidR="008C282E" w:rsidRPr="001130D4">
        <w:rPr>
          <w:rFonts w:ascii="Segoe UI" w:hAnsi="Segoe UI" w:cs="Segoe UI"/>
          <w:color w:val="000000" w:themeColor="text1"/>
          <w:sz w:val="40"/>
          <w:szCs w:val="40"/>
          <w:rPrChange w:id="294" w:author="ASUS" w:date="2024-06-21T19:22:00Z">
            <w:rPr/>
          </w:rPrChange>
        </w:rPr>
        <w:t>WantedBy</w:t>
      </w:r>
      <w:proofErr w:type="spellEnd"/>
      <w:r w:rsidR="008C282E" w:rsidRPr="001130D4">
        <w:rPr>
          <w:rFonts w:ascii="Segoe UI" w:hAnsi="Segoe UI" w:cs="Segoe UI"/>
          <w:color w:val="000000" w:themeColor="text1"/>
          <w:sz w:val="40"/>
          <w:szCs w:val="40"/>
          <w:rPrChange w:id="295" w:author="ASUS" w:date="2024-06-21T19:22:00Z">
            <w:rPr/>
          </w:rPrChange>
        </w:rPr>
        <w:t>=multi-</w:t>
      </w:r>
      <w:proofErr w:type="spellStart"/>
      <w:r w:rsidR="008C282E" w:rsidRPr="001130D4">
        <w:rPr>
          <w:rFonts w:ascii="Segoe UI" w:hAnsi="Segoe UI" w:cs="Segoe UI"/>
          <w:color w:val="000000" w:themeColor="text1"/>
          <w:sz w:val="40"/>
          <w:szCs w:val="40"/>
          <w:rPrChange w:id="296" w:author="ASUS" w:date="2024-06-21T19:22:00Z">
            <w:rPr/>
          </w:rPrChange>
        </w:rPr>
        <w:t>user.target</w:t>
      </w:r>
      <w:proofErr w:type="spellEnd"/>
    </w:p>
    <w:p w:rsidR="00400BCF" w:rsidRPr="001130D4" w:rsidRDefault="00400BCF">
      <w:pPr>
        <w:rPr>
          <w:rFonts w:ascii="Segoe UI" w:hAnsi="Segoe UI" w:cs="Segoe UI"/>
          <w:color w:val="000000" w:themeColor="text1"/>
          <w:sz w:val="40"/>
          <w:szCs w:val="40"/>
          <w:rPrChange w:id="297" w:author="ASUS" w:date="2024-06-21T19:22:00Z">
            <w:rPr/>
          </w:rPrChange>
        </w:rPr>
        <w:pPrChange w:id="298" w:author="ASUS" w:date="2024-06-21T19:03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bookmarkStart w:id="299" w:name="_GoBack"/>
      <w:ins w:id="300" w:author="HP" w:date="2024-06-21T08:55:00Z">
        <w:r>
          <w:rPr>
            <w:rFonts w:ascii="Segoe UI" w:hAnsi="Segoe UI" w:cs="Segoe UI"/>
            <w:noProof/>
            <w:color w:val="000000" w:themeColor="text1"/>
            <w:sz w:val="40"/>
            <w:szCs w:val="40"/>
            <w:lang w:eastAsia="en-IN"/>
          </w:rPr>
          <w:drawing>
            <wp:inline distT="0" distB="0" distL="0" distR="0">
              <wp:extent cx="9777730" cy="5497195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.png"/>
                      <pic:cNvPicPr/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777730" cy="5497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bookmarkEnd w:id="299"/>
    </w:p>
    <w:p w:rsidR="008C282E" w:rsidRPr="001130D4" w:rsidRDefault="008C282E" w:rsidP="00807D50">
      <w:pPr>
        <w:pStyle w:val="ListParagraph"/>
        <w:numPr>
          <w:ilvl w:val="0"/>
          <w:numId w:val="6"/>
        </w:numPr>
        <w:rPr>
          <w:ins w:id="301" w:author="ASUS" w:date="2024-06-21T19:11:00Z"/>
          <w:rFonts w:ascii="Segoe UI" w:hAnsi="Segoe UI" w:cs="Segoe UI"/>
          <w:color w:val="000000" w:themeColor="text1"/>
          <w:sz w:val="40"/>
          <w:szCs w:val="40"/>
          <w:rPrChange w:id="302" w:author="ASUS" w:date="2024-06-21T19:22:00Z">
            <w:rPr>
              <w:ins w:id="303" w:author="ASUS" w:date="2024-06-21T19:11:00Z"/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30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Save it using 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30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crtl+O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30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, press enter.</w:t>
      </w:r>
    </w:p>
    <w:p w:rsidR="000F0906" w:rsidRPr="001130D4" w:rsidRDefault="000F0906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30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308" w:author="ASUS" w:date="2024-06-21T19:11:00Z">
          <w:pPr>
            <w:pStyle w:val="ListParagraph"/>
            <w:numPr>
              <w:numId w:val="6"/>
            </w:numPr>
            <w:ind w:left="360" w:hanging="360"/>
          </w:pPr>
        </w:pPrChange>
      </w:pPr>
    </w:p>
    <w:p w:rsidR="008C282E" w:rsidRPr="001130D4" w:rsidRDefault="008C282E" w:rsidP="00807D50">
      <w:pPr>
        <w:pStyle w:val="ListParagraph"/>
        <w:numPr>
          <w:ilvl w:val="0"/>
          <w:numId w:val="6"/>
        </w:numPr>
        <w:rPr>
          <w:ins w:id="309" w:author="ASUS" w:date="2024-06-21T19:11:00Z"/>
          <w:rFonts w:ascii="Segoe UI" w:hAnsi="Segoe UI" w:cs="Segoe UI"/>
          <w:color w:val="000000" w:themeColor="text1"/>
          <w:sz w:val="40"/>
          <w:szCs w:val="40"/>
          <w:rPrChange w:id="310" w:author="ASUS" w:date="2024-06-21T19:22:00Z">
            <w:rPr>
              <w:ins w:id="311" w:author="ASUS" w:date="2024-06-21T19:11:00Z"/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31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Exit using 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31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Ctrl+X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31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.</w:t>
      </w:r>
    </w:p>
    <w:p w:rsidR="000F0906" w:rsidRPr="001130D4" w:rsidRDefault="000F0906">
      <w:pPr>
        <w:pStyle w:val="ListParagraph"/>
        <w:rPr>
          <w:ins w:id="315" w:author="ASUS" w:date="2024-06-21T19:11:00Z"/>
          <w:rFonts w:ascii="Segoe UI" w:hAnsi="Segoe UI" w:cs="Segoe UI"/>
          <w:color w:val="000000" w:themeColor="text1"/>
          <w:sz w:val="40"/>
          <w:szCs w:val="40"/>
          <w:rPrChange w:id="316" w:author="ASUS" w:date="2024-06-21T19:22:00Z">
            <w:rPr>
              <w:ins w:id="317" w:author="ASUS" w:date="2024-06-21T19:11:00Z"/>
            </w:rPr>
          </w:rPrChange>
        </w:rPr>
        <w:pPrChange w:id="318" w:author="ASUS" w:date="2024-06-21T19:11:00Z">
          <w:pPr>
            <w:pStyle w:val="ListParagraph"/>
            <w:numPr>
              <w:numId w:val="6"/>
            </w:numPr>
            <w:ind w:left="360" w:hanging="360"/>
          </w:pPr>
        </w:pPrChange>
      </w:pPr>
    </w:p>
    <w:p w:rsidR="000F0906" w:rsidRPr="001130D4" w:rsidRDefault="000F0906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31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320" w:author="ASUS" w:date="2024-06-21T19:11:00Z">
          <w:pPr>
            <w:pStyle w:val="ListParagraph"/>
            <w:numPr>
              <w:numId w:val="6"/>
            </w:numPr>
            <w:ind w:left="360" w:hanging="360"/>
          </w:pPr>
        </w:pPrChange>
      </w:pPr>
    </w:p>
    <w:p w:rsidR="008C282E" w:rsidRPr="001130D4" w:rsidRDefault="008C282E" w:rsidP="00807D50">
      <w:pPr>
        <w:pStyle w:val="ListParagraph"/>
        <w:numPr>
          <w:ilvl w:val="0"/>
          <w:numId w:val="6"/>
        </w:numPr>
        <w:rPr>
          <w:ins w:id="321" w:author="ASUS" w:date="2024-06-21T19:11:00Z"/>
          <w:rFonts w:ascii="Segoe UI" w:hAnsi="Segoe UI" w:cs="Segoe UI"/>
          <w:color w:val="000000" w:themeColor="text1"/>
          <w:sz w:val="40"/>
          <w:szCs w:val="40"/>
          <w:rPrChange w:id="322" w:author="ASUS" w:date="2024-06-21T19:22:00Z">
            <w:rPr>
              <w:ins w:id="323" w:author="ASUS" w:date="2024-06-21T19:11:00Z"/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32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Run these command.</w:t>
      </w:r>
    </w:p>
    <w:p w:rsidR="000F0906" w:rsidRPr="001130D4" w:rsidRDefault="000F0906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32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326" w:author="ASUS" w:date="2024-06-21T19:11:00Z">
          <w:pPr>
            <w:pStyle w:val="ListParagraph"/>
            <w:numPr>
              <w:numId w:val="6"/>
            </w:numPr>
            <w:ind w:left="360" w:hanging="360"/>
          </w:pPr>
        </w:pPrChange>
      </w:pPr>
    </w:p>
    <w:p w:rsidR="008C282E" w:rsidRPr="001130D4" w:rsidRDefault="008C282E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32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32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systemctl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32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daemon-reload</w:t>
      </w:r>
    </w:p>
    <w:p w:rsidR="008C282E" w:rsidRPr="001130D4" w:rsidRDefault="008C282E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33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33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systemctl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33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restart 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33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prometheus</w:t>
      </w:r>
      <w:proofErr w:type="spellEnd"/>
    </w:p>
    <w:p w:rsidR="008C282E" w:rsidRPr="001130D4" w:rsidRDefault="008C282E" w:rsidP="00807D50">
      <w:pPr>
        <w:pStyle w:val="ListParagraph"/>
        <w:numPr>
          <w:ilvl w:val="1"/>
          <w:numId w:val="6"/>
        </w:numPr>
        <w:rPr>
          <w:ins w:id="334" w:author="ASUS" w:date="2024-06-21T19:11:00Z"/>
          <w:rFonts w:ascii="Segoe UI" w:hAnsi="Segoe UI" w:cs="Segoe UI"/>
          <w:i/>
          <w:color w:val="000000" w:themeColor="text1"/>
          <w:sz w:val="40"/>
          <w:szCs w:val="40"/>
          <w:rPrChange w:id="335" w:author="ASUS" w:date="2024-06-21T19:22:00Z">
            <w:rPr>
              <w:ins w:id="336" w:author="ASUS" w:date="2024-06-21T19:11:00Z"/>
              <w:rFonts w:ascii="Trebuchet MS" w:hAnsi="Trebuchet MS" w:cs="Times New Roman"/>
              <w:b/>
              <w:i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33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systemctl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33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enable 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33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prometheus</w:t>
      </w:r>
      <w:proofErr w:type="spellEnd"/>
    </w:p>
    <w:p w:rsidR="000F0906" w:rsidRPr="001130D4" w:rsidRDefault="000F0906">
      <w:pPr>
        <w:pStyle w:val="ListParagraph"/>
        <w:ind w:left="360"/>
        <w:rPr>
          <w:rFonts w:ascii="Segoe UI" w:hAnsi="Segoe UI" w:cs="Segoe UI"/>
          <w:b/>
          <w:i/>
          <w:color w:val="000000" w:themeColor="text1"/>
          <w:sz w:val="40"/>
          <w:szCs w:val="40"/>
          <w:rPrChange w:id="34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341" w:author="ASUS" w:date="2024-06-21T19:11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</w:p>
    <w:p w:rsidR="008C282E" w:rsidRPr="001130D4" w:rsidRDefault="008C282E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34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34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Check status using </w:t>
      </w:r>
    </w:p>
    <w:p w:rsidR="008C282E" w:rsidRPr="001130D4" w:rsidRDefault="008C282E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b/>
          <w:i/>
          <w:color w:val="000000" w:themeColor="text1"/>
          <w:sz w:val="40"/>
          <w:szCs w:val="40"/>
          <w:rPrChange w:id="34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34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systemctl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34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34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statusprometheus</w:t>
      </w:r>
      <w:proofErr w:type="spellEnd"/>
    </w:p>
    <w:p w:rsidR="008C282E" w:rsidRPr="001130D4" w:rsidRDefault="008C282E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34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34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Make sure the status is Active.</w:t>
      </w:r>
    </w:p>
    <w:p w:rsidR="008C282E" w:rsidRPr="001130D4" w:rsidRDefault="008C282E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35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35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Open the web UI using public IP with 9090 port. </w:t>
      </w:r>
      <w:r w:rsidR="00EC4348" w:rsidRPr="001130D4">
        <w:rPr>
          <w:rFonts w:ascii="Segoe UI" w:hAnsi="Segoe UI" w:cs="Segoe UI"/>
          <w:color w:val="000000" w:themeColor="text1"/>
          <w:sz w:val="40"/>
          <w:szCs w:val="40"/>
          <w:rPrChange w:id="35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fldChar w:fldCharType="begin"/>
      </w:r>
      <w:r w:rsidR="00EC4348" w:rsidRPr="001130D4">
        <w:rPr>
          <w:rFonts w:ascii="Segoe UI" w:hAnsi="Segoe UI" w:cs="Segoe UI"/>
          <w:color w:val="000000" w:themeColor="text1"/>
          <w:sz w:val="40"/>
          <w:szCs w:val="40"/>
          <w:rPrChange w:id="35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instrText>HYPERLINK "http://intsanceip:9090"</w:instrText>
      </w:r>
      <w:r w:rsidR="00EC4348" w:rsidRPr="001130D4">
        <w:rPr>
          <w:rFonts w:ascii="Segoe UI" w:hAnsi="Segoe UI" w:cs="Segoe UI"/>
          <w:color w:val="000000" w:themeColor="text1"/>
          <w:sz w:val="40"/>
          <w:szCs w:val="40"/>
          <w:rPrChange w:id="35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fldChar w:fldCharType="separate"/>
      </w:r>
      <w:r w:rsidRPr="001130D4">
        <w:rPr>
          <w:rStyle w:val="Hyperlink"/>
          <w:rFonts w:ascii="Segoe UI" w:hAnsi="Segoe UI" w:cs="Segoe UI"/>
          <w:color w:val="000000" w:themeColor="text1"/>
          <w:sz w:val="40"/>
          <w:szCs w:val="40"/>
          <w:rPrChange w:id="355" w:author="ASUS" w:date="2024-06-21T19:22:00Z">
            <w:rPr>
              <w:rStyle w:val="Hyperlink"/>
              <w:rFonts w:ascii="Trebuchet MS" w:hAnsi="Trebuchet MS" w:cs="Times New Roman"/>
              <w:sz w:val="40"/>
              <w:szCs w:val="40"/>
            </w:rPr>
          </w:rPrChange>
        </w:rPr>
        <w:t>http://intsanceip:9090</w:t>
      </w:r>
      <w:r w:rsidR="00EC4348" w:rsidRPr="001130D4">
        <w:rPr>
          <w:rFonts w:ascii="Segoe UI" w:hAnsi="Segoe UI" w:cs="Segoe UI"/>
          <w:color w:val="000000" w:themeColor="text1"/>
          <w:sz w:val="40"/>
          <w:szCs w:val="40"/>
          <w:rPrChange w:id="35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fldChar w:fldCharType="end"/>
      </w:r>
    </w:p>
    <w:p w:rsidR="008C282E" w:rsidRPr="001130D4" w:rsidRDefault="008C282E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35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35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You will see a Prometheus UI.</w:t>
      </w:r>
    </w:p>
    <w:p w:rsidR="008C282E" w:rsidRPr="001130D4" w:rsidRDefault="008C282E">
      <w:pPr>
        <w:ind w:left="360"/>
        <w:rPr>
          <w:rFonts w:ascii="Segoe UI" w:hAnsi="Segoe UI" w:cs="Segoe UI"/>
          <w:color w:val="000000" w:themeColor="text1"/>
          <w:sz w:val="40"/>
          <w:szCs w:val="40"/>
          <w:rPrChange w:id="359" w:author="ASUS" w:date="2024-06-21T19:22:00Z">
            <w:rPr/>
          </w:rPrChange>
        </w:rPr>
        <w:pPrChange w:id="360" w:author="ASUS" w:date="2024-06-21T19:04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noProof/>
          <w:color w:val="000000" w:themeColor="text1"/>
          <w:lang w:eastAsia="en-IN"/>
          <w:rPrChange w:id="361">
            <w:rPr>
              <w:noProof/>
              <w:lang w:eastAsia="en-IN"/>
            </w:rPr>
          </w:rPrChange>
        </w:rPr>
        <w:drawing>
          <wp:inline distT="0" distB="0" distL="0" distR="0">
            <wp:extent cx="5731510" cy="3679190"/>
            <wp:effectExtent l="0" t="0" r="2540" b="0"/>
            <wp:docPr id="13064818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1859" name="Picture 130648185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2E" w:rsidRPr="001130D4" w:rsidRDefault="006D129D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36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36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Make sure the status </w:t>
      </w:r>
      <w:proofErr w:type="gram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36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is  showing</w:t>
      </w:r>
      <w:proofErr w:type="gramEnd"/>
      <w:r w:rsidRPr="001130D4">
        <w:rPr>
          <w:rFonts w:ascii="Segoe UI" w:hAnsi="Segoe UI" w:cs="Segoe UI"/>
          <w:color w:val="000000" w:themeColor="text1"/>
          <w:sz w:val="40"/>
          <w:szCs w:val="40"/>
          <w:rPrChange w:id="36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UP.</w:t>
      </w:r>
    </w:p>
    <w:p w:rsidR="006D129D" w:rsidRPr="001130D4" w:rsidRDefault="006D129D" w:rsidP="00807D50">
      <w:pPr>
        <w:pStyle w:val="ListParagraph"/>
        <w:rPr>
          <w:rFonts w:ascii="Segoe UI" w:hAnsi="Segoe UI" w:cs="Segoe UI"/>
          <w:color w:val="000000" w:themeColor="text1"/>
          <w:sz w:val="40"/>
          <w:szCs w:val="40"/>
          <w:rPrChange w:id="36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6D129D" w:rsidRPr="001130D4" w:rsidRDefault="007F68A8">
      <w:pPr>
        <w:rPr>
          <w:ins w:id="367" w:author="ASUS" w:date="2024-06-21T19:08:00Z"/>
          <w:rFonts w:ascii="Segoe UI" w:hAnsi="Segoe UI" w:cs="Segoe UI"/>
          <w:color w:val="000000" w:themeColor="text1"/>
          <w:sz w:val="44"/>
          <w:szCs w:val="44"/>
          <w:u w:val="single"/>
          <w:rPrChange w:id="368" w:author="ASUS" w:date="2024-06-21T19:22:00Z">
            <w:rPr>
              <w:ins w:id="369" w:author="ASUS" w:date="2024-06-21T19:08:00Z"/>
            </w:rPr>
          </w:rPrChange>
        </w:rPr>
        <w:pPrChange w:id="370" w:author="ASUS" w:date="2024-06-21T19:11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ins w:id="371" w:author="ASUS" w:date="2024-06-21T19:05:00Z">
        <w:r w:rsidRPr="001130D4">
          <w:rPr>
            <w:rFonts w:ascii="Segoe UI" w:hAnsi="Segoe UI" w:cs="Segoe UI"/>
            <w:color w:val="000000" w:themeColor="text1"/>
            <w:sz w:val="44"/>
            <w:szCs w:val="44"/>
            <w:highlight w:val="lightGray"/>
            <w:u w:val="single"/>
            <w:rPrChange w:id="372" w:author="ASUS" w:date="2024-06-21T19:22:00Z">
              <w:rPr>
                <w:rFonts w:ascii="Trebuchet MS" w:hAnsi="Trebuchet MS" w:cs="Times New Roman"/>
                <w:sz w:val="40"/>
                <w:szCs w:val="40"/>
                <w:u w:val="single"/>
              </w:rPr>
            </w:rPrChange>
          </w:rPr>
          <w:t>Step 3-</w:t>
        </w:r>
      </w:ins>
      <w:r w:rsidR="006D129D" w:rsidRPr="001130D4">
        <w:rPr>
          <w:rFonts w:ascii="Segoe UI" w:hAnsi="Segoe UI" w:cs="Segoe UI"/>
          <w:color w:val="000000" w:themeColor="text1"/>
          <w:sz w:val="44"/>
          <w:szCs w:val="44"/>
          <w:highlight w:val="lightGray"/>
          <w:u w:val="single"/>
          <w:rPrChange w:id="373" w:author="ASUS" w:date="2024-06-21T19:22:00Z">
            <w:rPr>
              <w:rFonts w:ascii="Trebuchet MS" w:hAnsi="Trebuchet MS" w:cs="Times New Roman"/>
              <w:sz w:val="40"/>
              <w:szCs w:val="40"/>
              <w:u w:val="single"/>
            </w:rPr>
          </w:rPrChange>
        </w:rPr>
        <w:t>Installing node exporter</w:t>
      </w:r>
    </w:p>
    <w:p w:rsidR="000F0906" w:rsidRPr="001130D4" w:rsidRDefault="000F0906">
      <w:pPr>
        <w:pStyle w:val="ListParagraph"/>
        <w:rPr>
          <w:rFonts w:ascii="Segoe UI" w:hAnsi="Segoe UI" w:cs="Segoe UI"/>
          <w:color w:val="000000" w:themeColor="text1"/>
          <w:sz w:val="44"/>
          <w:szCs w:val="44"/>
          <w:u w:val="single"/>
          <w:rPrChange w:id="374" w:author="ASUS" w:date="2024-06-21T19:22:00Z">
            <w:rPr>
              <w:rFonts w:ascii="Trebuchet MS" w:hAnsi="Trebuchet MS" w:cs="Times New Roman"/>
              <w:sz w:val="40"/>
              <w:szCs w:val="40"/>
              <w:u w:val="single"/>
            </w:rPr>
          </w:rPrChange>
        </w:rPr>
        <w:pPrChange w:id="375" w:author="ASUS" w:date="2024-06-21T19:09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</w:p>
    <w:p w:rsidR="006D129D" w:rsidRPr="001130D4" w:rsidRDefault="006D129D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37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37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Install node exporter using this command</w:t>
      </w:r>
    </w:p>
    <w:p w:rsidR="006D129D" w:rsidRPr="001130D4" w:rsidRDefault="006D129D">
      <w:pPr>
        <w:pStyle w:val="ListParagraph"/>
        <w:numPr>
          <w:ilvl w:val="1"/>
          <w:numId w:val="6"/>
        </w:numPr>
        <w:rPr>
          <w:ins w:id="378" w:author="ASUS" w:date="2024-06-21T19:11:00Z"/>
          <w:rFonts w:ascii="Segoe UI" w:hAnsi="Segoe UI" w:cs="Segoe UI"/>
          <w:color w:val="000000" w:themeColor="text1"/>
          <w:sz w:val="40"/>
          <w:szCs w:val="40"/>
          <w:rPrChange w:id="379" w:author="ASUS" w:date="2024-06-21T19:22:00Z">
            <w:rPr>
              <w:ins w:id="380" w:author="ASUS" w:date="2024-06-21T19:11:00Z"/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38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wget</w:t>
      </w:r>
      <w:r w:rsidR="00EC4348" w:rsidRPr="001130D4">
        <w:rPr>
          <w:rFonts w:ascii="Segoe UI" w:hAnsi="Segoe UI" w:cs="Segoe UI"/>
          <w:color w:val="000000" w:themeColor="text1"/>
          <w:sz w:val="40"/>
          <w:szCs w:val="40"/>
          <w:rPrChange w:id="38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fldChar w:fldCharType="begin"/>
      </w:r>
      <w:r w:rsidR="00EC4348" w:rsidRPr="001130D4">
        <w:rPr>
          <w:rFonts w:ascii="Segoe UI" w:hAnsi="Segoe UI" w:cs="Segoe UI"/>
          <w:color w:val="000000" w:themeColor="text1"/>
          <w:sz w:val="40"/>
          <w:szCs w:val="40"/>
          <w:rPrChange w:id="38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instrText>HYPERLINK "https://github.com/prometheus/node_exporter/releases/download/v1.8.1/node_exporter-1.8.1.linux-amd64.tar.gz"</w:instrText>
      </w:r>
      <w:r w:rsidR="00EC4348" w:rsidRPr="001130D4">
        <w:rPr>
          <w:rFonts w:ascii="Segoe UI" w:hAnsi="Segoe UI" w:cs="Segoe UI"/>
          <w:color w:val="000000" w:themeColor="text1"/>
          <w:sz w:val="40"/>
          <w:szCs w:val="40"/>
          <w:rPrChange w:id="38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fldChar w:fldCharType="separate"/>
      </w:r>
      <w:r w:rsidRPr="001130D4">
        <w:rPr>
          <w:rStyle w:val="Hyperlink"/>
          <w:rFonts w:ascii="Segoe UI" w:hAnsi="Segoe UI" w:cs="Segoe UI"/>
          <w:color w:val="000000" w:themeColor="text1"/>
          <w:sz w:val="40"/>
          <w:szCs w:val="40"/>
          <w:u w:val="none"/>
          <w:rPrChange w:id="385" w:author="ASUS" w:date="2024-06-21T19:22:00Z">
            <w:rPr>
              <w:rStyle w:val="Hyperlink"/>
              <w:rFonts w:ascii="Trebuchet MS" w:hAnsi="Trebuchet MS" w:cs="Times New Roman"/>
              <w:sz w:val="40"/>
              <w:szCs w:val="40"/>
              <w:u w:val="none"/>
            </w:rPr>
          </w:rPrChange>
        </w:rPr>
        <w:t>https://github.com/prometheus/node_exporter/releases/download/v1.8.1/node_exporter-1.8.1.linux-amd64.tar.gz</w:t>
      </w:r>
      <w:r w:rsidR="00EC4348" w:rsidRPr="001130D4">
        <w:rPr>
          <w:rFonts w:ascii="Segoe UI" w:hAnsi="Segoe UI" w:cs="Segoe UI"/>
          <w:color w:val="000000" w:themeColor="text1"/>
          <w:sz w:val="40"/>
          <w:szCs w:val="40"/>
          <w:rPrChange w:id="38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fldChar w:fldCharType="end"/>
      </w:r>
    </w:p>
    <w:p w:rsidR="000F0906" w:rsidRPr="001130D4" w:rsidRDefault="000F0906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38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388" w:author="ASUS" w:date="2024-06-21T19:11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</w:p>
    <w:p w:rsidR="006D129D" w:rsidRPr="001130D4" w:rsidRDefault="006D129D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38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39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Run these commands</w:t>
      </w:r>
    </w:p>
    <w:p w:rsidR="006D129D" w:rsidRPr="001130D4" w:rsidRDefault="006D129D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39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39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-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39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ls</w:t>
      </w:r>
      <w:proofErr w:type="spellEnd"/>
    </w:p>
    <w:p w:rsidR="00A0436F" w:rsidRPr="001130D4" w:rsidRDefault="00A0436F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  <w:rPrChange w:id="39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6D129D" w:rsidRPr="001130D4" w:rsidRDefault="006D129D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39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39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-tar 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39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xzf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39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node_exporter-1.8.1.linux-amd64.tar.gz</w:t>
      </w:r>
    </w:p>
    <w:p w:rsidR="00A0436F" w:rsidRPr="001130D4" w:rsidRDefault="00A0436F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  <w:rPrChange w:id="39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6D129D" w:rsidRPr="001130D4" w:rsidRDefault="006D129D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40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0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-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0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ls</w:t>
      </w:r>
      <w:proofErr w:type="spellEnd"/>
    </w:p>
    <w:p w:rsidR="00A0436F" w:rsidRPr="001130D4" w:rsidRDefault="00A0436F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  <w:rPrChange w:id="40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6D129D" w:rsidRPr="001130D4" w:rsidRDefault="006D129D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40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0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-mv node_exporter-1.8.1.linux-amd64 /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0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etc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0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/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0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node_exporter</w:t>
      </w:r>
      <w:proofErr w:type="spellEnd"/>
    </w:p>
    <w:p w:rsidR="00A0436F" w:rsidRPr="001130D4" w:rsidRDefault="00A0436F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  <w:rPrChange w:id="40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6D129D" w:rsidRPr="001130D4" w:rsidRDefault="006D129D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41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1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-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1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nano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1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1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etc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1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/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1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systemd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1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/system/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1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node_exporter.service</w:t>
      </w:r>
      <w:proofErr w:type="spellEnd"/>
    </w:p>
    <w:p w:rsidR="00A0436F" w:rsidRPr="001130D4" w:rsidRDefault="00A0436F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  <w:rPrChange w:id="41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6D129D" w:rsidRPr="001130D4" w:rsidRDefault="006D129D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42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2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-mv node_exporter-1.8.1.linux-amd64 /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2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etc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2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/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2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node_exporter</w:t>
      </w:r>
      <w:proofErr w:type="spellEnd"/>
    </w:p>
    <w:p w:rsidR="00A0436F" w:rsidRPr="001130D4" w:rsidRDefault="00A0436F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  <w:rPrChange w:id="42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6D129D" w:rsidRPr="001130D4" w:rsidRDefault="006D129D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42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2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-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2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nanoetc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2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/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3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systemd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3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/system/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3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node_exporter.service</w:t>
      </w:r>
      <w:proofErr w:type="spellEnd"/>
    </w:p>
    <w:p w:rsidR="00A0436F" w:rsidRPr="001130D4" w:rsidRDefault="00A0436F">
      <w:pPr>
        <w:pStyle w:val="ListParagraph"/>
        <w:rPr>
          <w:rFonts w:ascii="Segoe UI" w:hAnsi="Segoe UI" w:cs="Segoe UI"/>
          <w:color w:val="000000" w:themeColor="text1"/>
          <w:sz w:val="40"/>
          <w:szCs w:val="40"/>
          <w:rPrChange w:id="43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6D129D" w:rsidRPr="001130D4" w:rsidRDefault="006D129D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43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43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Enter this in file</w:t>
      </w:r>
    </w:p>
    <w:p w:rsidR="006D129D" w:rsidRPr="001130D4" w:rsidRDefault="006D129D">
      <w:pPr>
        <w:rPr>
          <w:rFonts w:ascii="Segoe UI" w:hAnsi="Segoe UI" w:cs="Segoe UI"/>
          <w:color w:val="000000" w:themeColor="text1"/>
          <w:sz w:val="40"/>
          <w:szCs w:val="40"/>
          <w:rPrChange w:id="436" w:author="ASUS" w:date="2024-06-21T19:22:00Z">
            <w:rPr/>
          </w:rPrChange>
        </w:rPr>
        <w:pPrChange w:id="437" w:author="ASUS" w:date="2024-06-21T19:06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438" w:author="ASUS" w:date="2024-06-21T19:22:00Z">
            <w:rPr/>
          </w:rPrChange>
        </w:rPr>
        <w:t>[Unit]</w:t>
      </w:r>
    </w:p>
    <w:p w:rsidR="006D129D" w:rsidRPr="001130D4" w:rsidRDefault="006D129D">
      <w:pPr>
        <w:rPr>
          <w:rFonts w:ascii="Segoe UI" w:hAnsi="Segoe UI" w:cs="Segoe UI"/>
          <w:color w:val="000000" w:themeColor="text1"/>
          <w:sz w:val="40"/>
          <w:szCs w:val="40"/>
          <w:rPrChange w:id="439" w:author="ASUS" w:date="2024-06-21T19:22:00Z">
            <w:rPr/>
          </w:rPrChange>
        </w:rPr>
        <w:pPrChange w:id="440" w:author="ASUS" w:date="2024-06-21T19:06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441" w:author="ASUS" w:date="2024-06-21T19:22:00Z">
            <w:rPr/>
          </w:rPrChange>
        </w:rPr>
        <w:t>Description=Node Exporter</w:t>
      </w:r>
    </w:p>
    <w:p w:rsidR="006D129D" w:rsidRPr="001130D4" w:rsidRDefault="006D129D">
      <w:pPr>
        <w:rPr>
          <w:rFonts w:ascii="Segoe UI" w:hAnsi="Segoe UI" w:cs="Segoe UI"/>
          <w:color w:val="000000" w:themeColor="text1"/>
          <w:sz w:val="40"/>
          <w:szCs w:val="40"/>
          <w:rPrChange w:id="442" w:author="ASUS" w:date="2024-06-21T19:22:00Z">
            <w:rPr/>
          </w:rPrChange>
        </w:rPr>
        <w:pPrChange w:id="443" w:author="ASUS" w:date="2024-06-21T19:06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444" w:author="ASUS" w:date="2024-06-21T19:22:00Z">
            <w:rPr/>
          </w:rPrChange>
        </w:rPr>
        <w:t>Wants=network-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445" w:author="ASUS" w:date="2024-06-21T19:22:00Z">
            <w:rPr/>
          </w:rPrChange>
        </w:rPr>
        <w:t>online.target</w:t>
      </w:r>
      <w:proofErr w:type="spellEnd"/>
    </w:p>
    <w:p w:rsidR="006D129D" w:rsidRPr="001130D4" w:rsidRDefault="006D129D">
      <w:pPr>
        <w:rPr>
          <w:rFonts w:ascii="Segoe UI" w:hAnsi="Segoe UI" w:cs="Segoe UI"/>
          <w:color w:val="000000" w:themeColor="text1"/>
          <w:sz w:val="40"/>
          <w:szCs w:val="40"/>
          <w:rPrChange w:id="446" w:author="ASUS" w:date="2024-06-21T19:22:00Z">
            <w:rPr/>
          </w:rPrChange>
        </w:rPr>
        <w:pPrChange w:id="447" w:author="ASUS" w:date="2024-06-21T19:06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448" w:author="ASUS" w:date="2024-06-21T19:22:00Z">
            <w:rPr/>
          </w:rPrChange>
        </w:rPr>
        <w:t>After=network-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449" w:author="ASUS" w:date="2024-06-21T19:22:00Z">
            <w:rPr/>
          </w:rPrChange>
        </w:rPr>
        <w:t>online.target</w:t>
      </w:r>
      <w:proofErr w:type="spellEnd"/>
    </w:p>
    <w:p w:rsidR="006D129D" w:rsidRPr="001130D4" w:rsidRDefault="006D129D">
      <w:pPr>
        <w:rPr>
          <w:rFonts w:ascii="Segoe UI" w:hAnsi="Segoe UI" w:cs="Segoe UI"/>
          <w:color w:val="000000" w:themeColor="text1"/>
          <w:sz w:val="40"/>
          <w:szCs w:val="40"/>
          <w:rPrChange w:id="450" w:author="ASUS" w:date="2024-06-21T19:22:00Z">
            <w:rPr/>
          </w:rPrChange>
        </w:rPr>
        <w:pPrChange w:id="451" w:author="ASUS" w:date="2024-06-21T19:06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452" w:author="ASUS" w:date="2024-06-21T19:22:00Z">
            <w:rPr/>
          </w:rPrChange>
        </w:rPr>
        <w:t>[Service]</w:t>
      </w:r>
    </w:p>
    <w:p w:rsidR="006D129D" w:rsidRPr="001130D4" w:rsidRDefault="006D129D">
      <w:pPr>
        <w:rPr>
          <w:rFonts w:ascii="Segoe UI" w:hAnsi="Segoe UI" w:cs="Segoe UI"/>
          <w:color w:val="000000" w:themeColor="text1"/>
          <w:sz w:val="40"/>
          <w:szCs w:val="40"/>
          <w:rPrChange w:id="453" w:author="ASUS" w:date="2024-06-21T19:22:00Z">
            <w:rPr/>
          </w:rPrChange>
        </w:rPr>
        <w:pPrChange w:id="454" w:author="ASUS" w:date="2024-06-21T19:06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455" w:author="ASUS" w:date="2024-06-21T19:22:00Z">
            <w:rPr/>
          </w:rPrChange>
        </w:rPr>
        <w:t>ExecStart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456" w:author="ASUS" w:date="2024-06-21T19:22:00Z">
            <w:rPr/>
          </w:rPrChange>
        </w:rPr>
        <w:t>=/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457" w:author="ASUS" w:date="2024-06-21T19:22:00Z">
            <w:rPr/>
          </w:rPrChange>
        </w:rPr>
        <w:t>etc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458" w:author="ASUS" w:date="2024-06-21T19:22:00Z">
            <w:rPr/>
          </w:rPrChange>
        </w:rPr>
        <w:t>/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459" w:author="ASUS" w:date="2024-06-21T19:22:00Z">
            <w:rPr/>
          </w:rPrChange>
        </w:rPr>
        <w:t>node_exporter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460" w:author="ASUS" w:date="2024-06-21T19:22:00Z">
            <w:rPr/>
          </w:rPrChange>
        </w:rPr>
        <w:t>/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461" w:author="ASUS" w:date="2024-06-21T19:22:00Z">
            <w:rPr/>
          </w:rPrChange>
        </w:rPr>
        <w:t>node_exporter</w:t>
      </w:r>
      <w:proofErr w:type="spellEnd"/>
    </w:p>
    <w:p w:rsidR="006D129D" w:rsidRPr="001130D4" w:rsidRDefault="006D129D">
      <w:pPr>
        <w:rPr>
          <w:rFonts w:ascii="Segoe UI" w:hAnsi="Segoe UI" w:cs="Segoe UI"/>
          <w:color w:val="000000" w:themeColor="text1"/>
          <w:sz w:val="40"/>
          <w:szCs w:val="40"/>
          <w:rPrChange w:id="462" w:author="ASUS" w:date="2024-06-21T19:22:00Z">
            <w:rPr/>
          </w:rPrChange>
        </w:rPr>
        <w:pPrChange w:id="463" w:author="ASUS" w:date="2024-06-21T19:06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464" w:author="ASUS" w:date="2024-06-21T19:22:00Z">
            <w:rPr/>
          </w:rPrChange>
        </w:rPr>
        <w:t>Restart=always</w:t>
      </w:r>
    </w:p>
    <w:p w:rsidR="006D129D" w:rsidRPr="001130D4" w:rsidRDefault="006D129D">
      <w:pPr>
        <w:rPr>
          <w:rFonts w:ascii="Segoe UI" w:hAnsi="Segoe UI" w:cs="Segoe UI"/>
          <w:color w:val="000000" w:themeColor="text1"/>
          <w:sz w:val="40"/>
          <w:szCs w:val="40"/>
          <w:rPrChange w:id="465" w:author="ASUS" w:date="2024-06-21T19:22:00Z">
            <w:rPr/>
          </w:rPrChange>
        </w:rPr>
        <w:pPrChange w:id="466" w:author="ASUS" w:date="2024-06-21T19:06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467" w:author="ASUS" w:date="2024-06-21T19:22:00Z">
            <w:rPr/>
          </w:rPrChange>
        </w:rPr>
        <w:t>[Install]</w:t>
      </w:r>
    </w:p>
    <w:p w:rsidR="006D129D" w:rsidRPr="001130D4" w:rsidRDefault="006D129D">
      <w:pPr>
        <w:rPr>
          <w:rFonts w:ascii="Segoe UI" w:hAnsi="Segoe UI" w:cs="Segoe UI"/>
          <w:color w:val="000000" w:themeColor="text1"/>
          <w:sz w:val="40"/>
          <w:szCs w:val="40"/>
          <w:rPrChange w:id="468" w:author="ASUS" w:date="2024-06-21T19:22:00Z">
            <w:rPr/>
          </w:rPrChange>
        </w:rPr>
        <w:pPrChange w:id="469" w:author="ASUS" w:date="2024-06-21T19:06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470" w:author="ASUS" w:date="2024-06-21T19:22:00Z">
            <w:rPr/>
          </w:rPrChange>
        </w:rPr>
        <w:t>WantedBy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471" w:author="ASUS" w:date="2024-06-21T19:22:00Z">
            <w:rPr/>
          </w:rPrChange>
        </w:rPr>
        <w:t>=multi-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472" w:author="ASUS" w:date="2024-06-21T19:22:00Z">
            <w:rPr/>
          </w:rPrChange>
        </w:rPr>
        <w:t>user.target</w:t>
      </w:r>
      <w:proofErr w:type="spellEnd"/>
    </w:p>
    <w:p w:rsidR="006D129D" w:rsidRPr="001130D4" w:rsidRDefault="006D129D" w:rsidP="00807D50">
      <w:pPr>
        <w:pStyle w:val="ListParagraph"/>
        <w:numPr>
          <w:ilvl w:val="0"/>
          <w:numId w:val="6"/>
        </w:numPr>
        <w:rPr>
          <w:ins w:id="473" w:author="ASUS" w:date="2024-06-21T19:07:00Z"/>
          <w:rFonts w:ascii="Segoe UI" w:hAnsi="Segoe UI" w:cs="Segoe UI"/>
          <w:color w:val="000000" w:themeColor="text1"/>
          <w:sz w:val="40"/>
          <w:szCs w:val="40"/>
          <w:rPrChange w:id="474" w:author="ASUS" w:date="2024-06-21T19:22:00Z">
            <w:rPr>
              <w:ins w:id="475" w:author="ASUS" w:date="2024-06-21T19:07:00Z"/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47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Restart and enable node exporter. Check status is active</w:t>
      </w:r>
    </w:p>
    <w:p w:rsidR="000F0906" w:rsidRPr="001130D4" w:rsidRDefault="000F0906">
      <w:pPr>
        <w:rPr>
          <w:rFonts w:ascii="Segoe UI" w:hAnsi="Segoe UI" w:cs="Segoe UI"/>
          <w:color w:val="000000" w:themeColor="text1"/>
          <w:sz w:val="40"/>
          <w:szCs w:val="40"/>
          <w:rPrChange w:id="477" w:author="ASUS" w:date="2024-06-21T19:22:00Z">
            <w:rPr/>
          </w:rPrChange>
        </w:rPr>
        <w:pPrChange w:id="478" w:author="ASUS" w:date="2024-06-21T19:07:00Z">
          <w:pPr>
            <w:pStyle w:val="ListParagraph"/>
            <w:numPr>
              <w:numId w:val="6"/>
            </w:numPr>
            <w:ind w:left="360" w:hanging="360"/>
          </w:pPr>
        </w:pPrChange>
      </w:pPr>
    </w:p>
    <w:p w:rsidR="006D129D" w:rsidRPr="001130D4" w:rsidRDefault="006D129D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47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8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systemctl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8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daemon-reload</w:t>
      </w:r>
    </w:p>
    <w:p w:rsidR="00A0436F" w:rsidRPr="001130D4" w:rsidRDefault="00A0436F" w:rsidP="00807D50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  <w:rPrChange w:id="48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6D129D" w:rsidRPr="001130D4" w:rsidRDefault="006D129D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48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8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systemctl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8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restart 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8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node_exporter</w:t>
      </w:r>
      <w:proofErr w:type="spellEnd"/>
    </w:p>
    <w:p w:rsidR="00A0436F" w:rsidRPr="001130D4" w:rsidRDefault="00A0436F" w:rsidP="00807D50">
      <w:pPr>
        <w:rPr>
          <w:rFonts w:ascii="Segoe UI" w:hAnsi="Segoe UI" w:cs="Segoe UI"/>
          <w:i/>
          <w:color w:val="000000" w:themeColor="text1"/>
          <w:sz w:val="40"/>
          <w:szCs w:val="40"/>
          <w:rPrChange w:id="48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6D129D" w:rsidRPr="001130D4" w:rsidRDefault="006D129D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48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8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systemctl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9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enable 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9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node_exporter</w:t>
      </w:r>
      <w:proofErr w:type="spellEnd"/>
    </w:p>
    <w:p w:rsidR="00A0436F" w:rsidRPr="001130D4" w:rsidRDefault="00A0436F" w:rsidP="00807D50">
      <w:pPr>
        <w:rPr>
          <w:rFonts w:ascii="Segoe UI" w:hAnsi="Segoe UI" w:cs="Segoe UI"/>
          <w:color w:val="000000" w:themeColor="text1"/>
          <w:sz w:val="40"/>
          <w:szCs w:val="40"/>
          <w:rPrChange w:id="49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6D129D" w:rsidRPr="001130D4" w:rsidRDefault="006D129D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49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9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systemctl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9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status 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49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node_exporter</w:t>
      </w:r>
      <w:proofErr w:type="spellEnd"/>
    </w:p>
    <w:p w:rsidR="00A0436F" w:rsidRPr="001130D4" w:rsidRDefault="00A0436F" w:rsidP="00807D50">
      <w:pPr>
        <w:pStyle w:val="ListParagraph"/>
        <w:rPr>
          <w:rFonts w:ascii="Segoe UI" w:hAnsi="Segoe UI" w:cs="Segoe UI"/>
          <w:color w:val="000000" w:themeColor="text1"/>
          <w:sz w:val="40"/>
          <w:szCs w:val="40"/>
          <w:rPrChange w:id="49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6D129D" w:rsidRPr="001130D4" w:rsidRDefault="006D129D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49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49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Edit Prometheus scrap file using</w:t>
      </w:r>
      <w:r w:rsidR="00A0436F" w:rsidRPr="001130D4">
        <w:rPr>
          <w:rFonts w:ascii="Segoe UI" w:hAnsi="Segoe UI" w:cs="Segoe UI"/>
          <w:color w:val="000000" w:themeColor="text1"/>
          <w:sz w:val="40"/>
          <w:szCs w:val="40"/>
          <w:rPrChange w:id="50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.</w:t>
      </w:r>
    </w:p>
    <w:p w:rsidR="006D129D" w:rsidRPr="001130D4" w:rsidRDefault="006D129D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b/>
          <w:i/>
          <w:color w:val="000000" w:themeColor="text1"/>
          <w:sz w:val="40"/>
          <w:szCs w:val="40"/>
          <w:rPrChange w:id="50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0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rm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0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-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0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rf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0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/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0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etc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0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/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0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prometheus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0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/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1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prometheus.yml</w:t>
      </w:r>
      <w:proofErr w:type="spellEnd"/>
    </w:p>
    <w:p w:rsidR="00A0436F" w:rsidRPr="001130D4" w:rsidRDefault="00A0436F" w:rsidP="00807D50">
      <w:pPr>
        <w:pStyle w:val="ListParagraph"/>
        <w:rPr>
          <w:rFonts w:ascii="Segoe UI" w:hAnsi="Segoe UI" w:cs="Segoe UI"/>
          <w:b/>
          <w:i/>
          <w:color w:val="000000" w:themeColor="text1"/>
          <w:sz w:val="40"/>
          <w:szCs w:val="40"/>
          <w:rPrChange w:id="51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6D129D" w:rsidRPr="001130D4" w:rsidRDefault="006D129D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b/>
          <w:i/>
          <w:color w:val="000000" w:themeColor="text1"/>
          <w:sz w:val="40"/>
          <w:szCs w:val="40"/>
          <w:rPrChange w:id="51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1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nano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1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 /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1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etc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1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/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1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prometheus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1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/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1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prometheus.yml</w:t>
      </w:r>
      <w:proofErr w:type="spellEnd"/>
    </w:p>
    <w:p w:rsidR="00A0436F" w:rsidRPr="001130D4" w:rsidRDefault="00A0436F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52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52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Enter this in file</w:t>
      </w:r>
    </w:p>
    <w:p w:rsidR="00A0436F" w:rsidRPr="001130D4" w:rsidRDefault="00A0436F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52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52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global:</w:t>
      </w:r>
    </w:p>
    <w:p w:rsidR="00A0436F" w:rsidRPr="001130D4" w:rsidRDefault="00A0436F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52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52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scrape_interval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52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: 15s</w:t>
      </w:r>
    </w:p>
    <w:p w:rsidR="00A0436F" w:rsidRPr="001130D4" w:rsidRDefault="00A0436F" w:rsidP="00807D50">
      <w:pPr>
        <w:pStyle w:val="ListParagraph"/>
        <w:rPr>
          <w:rFonts w:ascii="Segoe UI" w:hAnsi="Segoe UI" w:cs="Segoe UI"/>
          <w:color w:val="000000" w:themeColor="text1"/>
          <w:sz w:val="40"/>
          <w:szCs w:val="40"/>
          <w:rPrChange w:id="52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A0436F" w:rsidRPr="001130D4" w:rsidRDefault="00A0436F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52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52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scrape_configs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53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:</w:t>
      </w:r>
    </w:p>
    <w:p w:rsidR="00A0436F" w:rsidRPr="001130D4" w:rsidRDefault="00A0436F" w:rsidP="00807D50">
      <w:pPr>
        <w:pStyle w:val="ListParagraph"/>
        <w:numPr>
          <w:ilvl w:val="2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53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53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job_name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53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: node</w:t>
      </w:r>
    </w:p>
    <w:p w:rsidR="00A0436F" w:rsidRPr="001130D4" w:rsidRDefault="00A0436F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53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53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static_configs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53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:</w:t>
      </w:r>
    </w:p>
    <w:p w:rsidR="000F0906" w:rsidRPr="001130D4" w:rsidRDefault="00A0436F" w:rsidP="00807D50">
      <w:pPr>
        <w:pStyle w:val="ListParagraph"/>
        <w:numPr>
          <w:ilvl w:val="2"/>
          <w:numId w:val="6"/>
        </w:numPr>
        <w:rPr>
          <w:ins w:id="537" w:author="ASUS" w:date="2024-06-21T19:12:00Z"/>
          <w:rFonts w:ascii="Segoe UI" w:hAnsi="Segoe UI" w:cs="Segoe UI"/>
          <w:color w:val="000000" w:themeColor="text1"/>
          <w:sz w:val="40"/>
          <w:szCs w:val="40"/>
          <w:rPrChange w:id="538" w:author="ASUS" w:date="2024-06-21T19:22:00Z">
            <w:rPr>
              <w:ins w:id="539" w:author="ASUS" w:date="2024-06-21T19:12:00Z"/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54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targets: ['localhost:9100'</w:t>
      </w:r>
    </w:p>
    <w:p w:rsidR="00A0436F" w:rsidRPr="001130D4" w:rsidRDefault="00A0436F">
      <w:pPr>
        <w:pStyle w:val="ListParagraph"/>
        <w:ind w:left="1080"/>
        <w:rPr>
          <w:rFonts w:ascii="Segoe UI" w:hAnsi="Segoe UI" w:cs="Segoe UI"/>
          <w:color w:val="000000" w:themeColor="text1"/>
          <w:sz w:val="40"/>
          <w:szCs w:val="40"/>
          <w:rPrChange w:id="54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542" w:author="ASUS" w:date="2024-06-21T19:12:00Z">
          <w:pPr>
            <w:pStyle w:val="ListParagraph"/>
            <w:numPr>
              <w:ilvl w:val="2"/>
              <w:numId w:val="6"/>
            </w:numPr>
            <w:ind w:left="1080" w:hanging="360"/>
          </w:pPr>
        </w:pPrChange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54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]</w:t>
      </w:r>
    </w:p>
    <w:p w:rsidR="00A0436F" w:rsidRPr="001130D4" w:rsidRDefault="00A0436F" w:rsidP="00807D50">
      <w:pPr>
        <w:pStyle w:val="ListParagraph"/>
        <w:numPr>
          <w:ilvl w:val="0"/>
          <w:numId w:val="6"/>
        </w:numPr>
        <w:rPr>
          <w:ins w:id="544" w:author="ASUS" w:date="2024-06-21T19:12:00Z"/>
          <w:rFonts w:ascii="Segoe UI" w:hAnsi="Segoe UI" w:cs="Segoe UI"/>
          <w:color w:val="000000" w:themeColor="text1"/>
          <w:sz w:val="40"/>
          <w:szCs w:val="40"/>
          <w:rPrChange w:id="545" w:author="ASUS" w:date="2024-06-21T19:22:00Z">
            <w:rPr>
              <w:ins w:id="546" w:author="ASUS" w:date="2024-06-21T19:12:00Z"/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54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Replace local host with your IP. Save and exit.</w:t>
      </w:r>
    </w:p>
    <w:p w:rsidR="000F0906" w:rsidRPr="001130D4" w:rsidRDefault="000F0906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54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549" w:author="ASUS" w:date="2024-06-21T19:12:00Z">
          <w:pPr>
            <w:pStyle w:val="ListParagraph"/>
            <w:numPr>
              <w:numId w:val="6"/>
            </w:numPr>
            <w:ind w:left="360" w:hanging="360"/>
          </w:pPr>
        </w:pPrChange>
      </w:pPr>
    </w:p>
    <w:p w:rsidR="00A0436F" w:rsidRPr="001130D4" w:rsidRDefault="00A0436F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55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gram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55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check</w:t>
      </w:r>
      <w:proofErr w:type="gramEnd"/>
      <w:r w:rsidRPr="001130D4">
        <w:rPr>
          <w:rFonts w:ascii="Segoe UI" w:hAnsi="Segoe UI" w:cs="Segoe UI"/>
          <w:color w:val="000000" w:themeColor="text1"/>
          <w:sz w:val="40"/>
          <w:szCs w:val="40"/>
          <w:rPrChange w:id="55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status is active.</w:t>
      </w:r>
    </w:p>
    <w:p w:rsidR="006D129D" w:rsidRPr="001130D4" w:rsidRDefault="006D129D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b/>
          <w:i/>
          <w:color w:val="000000" w:themeColor="text1"/>
          <w:sz w:val="40"/>
          <w:szCs w:val="40"/>
          <w:rPrChange w:id="55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5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systemctl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5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restart 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5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prometheus</w:t>
      </w:r>
      <w:proofErr w:type="spellEnd"/>
    </w:p>
    <w:p w:rsidR="00A0436F" w:rsidRPr="001130D4" w:rsidRDefault="00A0436F" w:rsidP="00807D50">
      <w:pPr>
        <w:pStyle w:val="ListParagraph"/>
        <w:rPr>
          <w:rFonts w:ascii="Segoe UI" w:hAnsi="Segoe UI" w:cs="Segoe UI"/>
          <w:b/>
          <w:i/>
          <w:color w:val="000000" w:themeColor="text1"/>
          <w:sz w:val="40"/>
          <w:szCs w:val="40"/>
          <w:rPrChange w:id="55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6D129D" w:rsidRPr="001130D4" w:rsidRDefault="006D129D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b/>
          <w:i/>
          <w:color w:val="000000" w:themeColor="text1"/>
          <w:sz w:val="40"/>
          <w:szCs w:val="40"/>
          <w:rPrChange w:id="55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5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systemctl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6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status 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40"/>
          <w:szCs w:val="40"/>
          <w:rPrChange w:id="56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prometheus</w:t>
      </w:r>
      <w:proofErr w:type="spellEnd"/>
    </w:p>
    <w:p w:rsidR="00A0436F" w:rsidRPr="001130D4" w:rsidRDefault="00A0436F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56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56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In Prometheus web 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56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Ui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56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you see in target section 1 node with UP status.</w:t>
      </w:r>
    </w:p>
    <w:p w:rsidR="00A0436F" w:rsidRPr="001130D4" w:rsidRDefault="00A0436F">
      <w:pPr>
        <w:rPr>
          <w:rFonts w:ascii="Segoe UI" w:hAnsi="Segoe UI" w:cs="Segoe UI"/>
          <w:color w:val="000000" w:themeColor="text1"/>
          <w:sz w:val="40"/>
          <w:szCs w:val="40"/>
          <w:rPrChange w:id="566" w:author="ASUS" w:date="2024-06-21T19:22:00Z">
            <w:rPr/>
          </w:rPrChange>
        </w:rPr>
        <w:pPrChange w:id="567" w:author="ASUS" w:date="2024-06-21T19:12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noProof/>
          <w:color w:val="000000" w:themeColor="text1"/>
          <w:lang w:eastAsia="en-IN"/>
          <w:rPrChange w:id="568">
            <w:rPr>
              <w:noProof/>
              <w:lang w:eastAsia="en-IN"/>
            </w:rPr>
          </w:rPrChange>
        </w:rPr>
        <w:drawing>
          <wp:inline distT="0" distB="0" distL="0" distR="0">
            <wp:extent cx="5731510" cy="3679190"/>
            <wp:effectExtent l="0" t="0" r="2540" b="0"/>
            <wp:docPr id="120865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577" name="Picture 1208657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6F" w:rsidRPr="001130D4" w:rsidRDefault="00A0436F" w:rsidP="00807D50">
      <w:pPr>
        <w:pStyle w:val="ListParagraph"/>
        <w:rPr>
          <w:rFonts w:ascii="Segoe UI" w:hAnsi="Segoe UI" w:cs="Segoe UI"/>
          <w:color w:val="000000" w:themeColor="text1"/>
          <w:sz w:val="40"/>
          <w:szCs w:val="40"/>
          <w:rPrChange w:id="56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A0436F" w:rsidRPr="001130D4" w:rsidRDefault="000F0906">
      <w:pPr>
        <w:rPr>
          <w:ins w:id="570" w:author="ASUS" w:date="2024-06-21T19:21:00Z"/>
          <w:rFonts w:ascii="Segoe UI" w:hAnsi="Segoe UI" w:cs="Segoe UI"/>
          <w:color w:val="000000" w:themeColor="text1"/>
          <w:sz w:val="44"/>
          <w:szCs w:val="44"/>
          <w:u w:val="single"/>
        </w:rPr>
        <w:pPrChange w:id="571" w:author="ASUS" w:date="2024-06-21T19:12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ins w:id="572" w:author="ASUS" w:date="2024-06-21T19:12:00Z">
        <w:r w:rsidRPr="001130D4">
          <w:rPr>
            <w:rFonts w:ascii="Segoe UI" w:hAnsi="Segoe UI" w:cs="Segoe UI"/>
            <w:color w:val="000000" w:themeColor="text1"/>
            <w:sz w:val="44"/>
            <w:szCs w:val="44"/>
            <w:highlight w:val="lightGray"/>
            <w:u w:val="single"/>
            <w:rPrChange w:id="573" w:author="ASUS" w:date="2024-06-21T19:22:00Z">
              <w:rPr>
                <w:rFonts w:ascii="Trebuchet MS" w:hAnsi="Trebuchet MS" w:cs="Times New Roman"/>
                <w:sz w:val="40"/>
                <w:szCs w:val="40"/>
                <w:u w:val="single"/>
              </w:rPr>
            </w:rPrChange>
          </w:rPr>
          <w:t>Step 4-</w:t>
        </w:r>
      </w:ins>
      <w:r w:rsidR="00A0436F" w:rsidRPr="001130D4">
        <w:rPr>
          <w:rFonts w:ascii="Segoe UI" w:hAnsi="Segoe UI" w:cs="Segoe UI"/>
          <w:color w:val="000000" w:themeColor="text1"/>
          <w:sz w:val="44"/>
          <w:szCs w:val="44"/>
          <w:highlight w:val="lightGray"/>
          <w:u w:val="single"/>
          <w:rPrChange w:id="574" w:author="ASUS" w:date="2024-06-21T19:22:00Z">
            <w:rPr/>
          </w:rPrChange>
        </w:rPr>
        <w:t xml:space="preserve">Install </w:t>
      </w:r>
      <w:proofErr w:type="spellStart"/>
      <w:r w:rsidR="00A0436F" w:rsidRPr="001130D4">
        <w:rPr>
          <w:rFonts w:ascii="Segoe UI" w:hAnsi="Segoe UI" w:cs="Segoe UI"/>
          <w:color w:val="000000" w:themeColor="text1"/>
          <w:sz w:val="44"/>
          <w:szCs w:val="44"/>
          <w:highlight w:val="lightGray"/>
          <w:u w:val="single"/>
          <w:rPrChange w:id="575" w:author="ASUS" w:date="2024-06-21T19:22:00Z">
            <w:rPr/>
          </w:rPrChange>
        </w:rPr>
        <w:t>Grafana</w:t>
      </w:r>
      <w:proofErr w:type="spellEnd"/>
    </w:p>
    <w:p w:rsidR="001130D4" w:rsidRPr="001130D4" w:rsidRDefault="001130D4">
      <w:pPr>
        <w:rPr>
          <w:rFonts w:ascii="Segoe UI" w:hAnsi="Segoe UI" w:cs="Segoe UI"/>
          <w:color w:val="000000" w:themeColor="text1"/>
          <w:sz w:val="44"/>
          <w:szCs w:val="44"/>
          <w:u w:val="single"/>
          <w:rPrChange w:id="576" w:author="ASUS" w:date="2024-06-21T19:22:00Z">
            <w:rPr/>
          </w:rPrChange>
        </w:rPr>
        <w:pPrChange w:id="577" w:author="ASUS" w:date="2024-06-21T19:12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</w:p>
    <w:p w:rsidR="00A0436F" w:rsidRPr="001130D4" w:rsidRDefault="00A0436F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57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57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Install 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58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Grafana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58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using </w:t>
      </w:r>
      <w:proofErr w:type="gram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58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these command</w:t>
      </w:r>
      <w:proofErr w:type="gramEnd"/>
      <w:r w:rsidRPr="001130D4">
        <w:rPr>
          <w:rFonts w:ascii="Segoe UI" w:hAnsi="Segoe UI" w:cs="Segoe UI"/>
          <w:color w:val="000000" w:themeColor="text1"/>
          <w:sz w:val="40"/>
          <w:szCs w:val="40"/>
          <w:rPrChange w:id="58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.</w:t>
      </w:r>
    </w:p>
    <w:p w:rsidR="00A0436F" w:rsidRPr="001130D4" w:rsidRDefault="00A0436F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58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58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sudo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58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apt-get install -y software-properties-common</w:t>
      </w:r>
    </w:p>
    <w:p w:rsidR="00A0436F" w:rsidRPr="001130D4" w:rsidRDefault="00A0436F" w:rsidP="00807D50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  <w:rPrChange w:id="58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A0436F" w:rsidRPr="001130D4" w:rsidRDefault="00A0436F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58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58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sudo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59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add-apt-repository "deb https://packages.grafana.com/oss/deb stable main"</w:t>
      </w:r>
    </w:p>
    <w:p w:rsidR="00A0436F" w:rsidRPr="001130D4" w:rsidRDefault="00A0436F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59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59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sudo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59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apt-get install -y gnupg2</w:t>
      </w:r>
    </w:p>
    <w:p w:rsidR="00A0436F" w:rsidRPr="001130D4" w:rsidRDefault="00A0436F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59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59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sudo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59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apt-key 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59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adv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59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--fetch-keys </w:t>
      </w:r>
      <w:r w:rsidR="00EC4348" w:rsidRPr="001130D4">
        <w:rPr>
          <w:rFonts w:ascii="Segoe UI" w:hAnsi="Segoe UI" w:cs="Segoe UI"/>
          <w:i/>
          <w:color w:val="000000" w:themeColor="text1"/>
          <w:sz w:val="40"/>
          <w:szCs w:val="40"/>
          <w:rPrChange w:id="59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fldChar w:fldCharType="begin"/>
      </w:r>
      <w:r w:rsidR="00EC4348" w:rsidRPr="001130D4">
        <w:rPr>
          <w:rFonts w:ascii="Segoe UI" w:hAnsi="Segoe UI" w:cs="Segoe UI"/>
          <w:i/>
          <w:color w:val="000000" w:themeColor="text1"/>
          <w:sz w:val="40"/>
          <w:szCs w:val="40"/>
          <w:rPrChange w:id="60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instrText>HYPERLINK "https://packages.grafana.com/gpg.key"</w:instrText>
      </w:r>
      <w:r w:rsidR="00EC4348" w:rsidRPr="001130D4">
        <w:rPr>
          <w:rFonts w:ascii="Segoe UI" w:hAnsi="Segoe UI" w:cs="Segoe UI"/>
          <w:i/>
          <w:color w:val="000000" w:themeColor="text1"/>
          <w:sz w:val="40"/>
          <w:szCs w:val="40"/>
          <w:rPrChange w:id="60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fldChar w:fldCharType="separate"/>
      </w:r>
      <w:r w:rsidRPr="001130D4">
        <w:rPr>
          <w:rStyle w:val="Hyperlink"/>
          <w:rFonts w:ascii="Segoe UI" w:hAnsi="Segoe UI" w:cs="Segoe UI"/>
          <w:i/>
          <w:color w:val="000000" w:themeColor="text1"/>
          <w:sz w:val="40"/>
          <w:szCs w:val="40"/>
          <w:rPrChange w:id="602" w:author="ASUS" w:date="2024-06-21T19:22:00Z">
            <w:rPr>
              <w:rStyle w:val="Hyperlink"/>
              <w:rFonts w:ascii="Trebuchet MS" w:hAnsi="Trebuchet MS" w:cs="Times New Roman"/>
              <w:sz w:val="40"/>
              <w:szCs w:val="40"/>
            </w:rPr>
          </w:rPrChange>
        </w:rPr>
        <w:t>https://packages.grafana.com/gpg.key</w:t>
      </w:r>
      <w:r w:rsidR="00EC4348" w:rsidRPr="001130D4">
        <w:rPr>
          <w:rFonts w:ascii="Segoe UI" w:hAnsi="Segoe UI" w:cs="Segoe UI"/>
          <w:i/>
          <w:color w:val="000000" w:themeColor="text1"/>
          <w:sz w:val="40"/>
          <w:szCs w:val="40"/>
          <w:rPrChange w:id="60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fldChar w:fldCharType="end"/>
      </w:r>
    </w:p>
    <w:p w:rsidR="00A0436F" w:rsidRPr="001130D4" w:rsidRDefault="00A0436F" w:rsidP="00807D50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  <w:rPrChange w:id="60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A0436F" w:rsidRPr="001130D4" w:rsidRDefault="00A0436F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60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0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sudo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0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apt update</w:t>
      </w:r>
    </w:p>
    <w:p w:rsidR="00A0436F" w:rsidRPr="001130D4" w:rsidRDefault="00A0436F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60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0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sudo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1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apt install 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1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grafana</w:t>
      </w:r>
      <w:proofErr w:type="spellEnd"/>
    </w:p>
    <w:p w:rsidR="00A0436F" w:rsidRPr="001130D4" w:rsidRDefault="00A0436F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1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61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Enable and check status.</w:t>
      </w:r>
    </w:p>
    <w:p w:rsidR="00A0436F" w:rsidRPr="001130D4" w:rsidRDefault="00A0436F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61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1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sudosystemctl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1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start 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1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grafana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1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-server</w:t>
      </w:r>
    </w:p>
    <w:p w:rsidR="00A0436F" w:rsidRPr="001130D4" w:rsidRDefault="00A0436F" w:rsidP="00807D50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  <w:rPrChange w:id="61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A0436F" w:rsidRPr="001130D4" w:rsidRDefault="00A0436F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62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2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sudosystemctl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2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enable 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2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grafana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2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-server</w:t>
      </w:r>
    </w:p>
    <w:p w:rsidR="00A0436F" w:rsidRPr="001130D4" w:rsidRDefault="00A0436F" w:rsidP="00807D50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  <w:rPrChange w:id="62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A0436F" w:rsidRPr="001130D4" w:rsidRDefault="00A0436F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i/>
          <w:color w:val="000000" w:themeColor="text1"/>
          <w:sz w:val="40"/>
          <w:szCs w:val="40"/>
          <w:rPrChange w:id="62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2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systemctl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2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status </w:t>
      </w:r>
      <w:proofErr w:type="spellStart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2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grafana</w:t>
      </w:r>
      <w:proofErr w:type="spellEnd"/>
      <w:r w:rsidRPr="001130D4">
        <w:rPr>
          <w:rFonts w:ascii="Segoe UI" w:hAnsi="Segoe UI" w:cs="Segoe UI"/>
          <w:i/>
          <w:color w:val="000000" w:themeColor="text1"/>
          <w:sz w:val="40"/>
          <w:szCs w:val="40"/>
          <w:rPrChange w:id="63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-server</w:t>
      </w:r>
    </w:p>
    <w:p w:rsidR="00A0436F" w:rsidRPr="001130D4" w:rsidRDefault="00A0436F" w:rsidP="00807D50">
      <w:pPr>
        <w:pStyle w:val="ListParagraph"/>
        <w:rPr>
          <w:rFonts w:ascii="Segoe UI" w:hAnsi="Segoe UI" w:cs="Segoe UI"/>
          <w:color w:val="000000" w:themeColor="text1"/>
          <w:sz w:val="40"/>
          <w:szCs w:val="40"/>
          <w:rPrChange w:id="63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</w:p>
    <w:p w:rsidR="00A0436F" w:rsidRPr="001130D4" w:rsidRDefault="00D76752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3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63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Open 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63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Grafana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63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web 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63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ui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63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using 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63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ip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63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address with 3000 port. </w:t>
      </w:r>
      <w:r w:rsidR="00EC4348" w:rsidRPr="001130D4">
        <w:rPr>
          <w:rFonts w:ascii="Segoe UI" w:hAnsi="Segoe UI" w:cs="Segoe UI"/>
          <w:color w:val="000000" w:themeColor="text1"/>
          <w:sz w:val="40"/>
          <w:szCs w:val="40"/>
          <w:rPrChange w:id="64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fldChar w:fldCharType="begin"/>
      </w:r>
      <w:r w:rsidR="00EC4348" w:rsidRPr="001130D4">
        <w:rPr>
          <w:rFonts w:ascii="Segoe UI" w:hAnsi="Segoe UI" w:cs="Segoe UI"/>
          <w:color w:val="000000" w:themeColor="text1"/>
          <w:sz w:val="40"/>
          <w:szCs w:val="40"/>
          <w:rPrChange w:id="64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instrText>HYPERLINK "http://instanceip:3000"</w:instrText>
      </w:r>
      <w:r w:rsidR="00EC4348" w:rsidRPr="001130D4">
        <w:rPr>
          <w:rFonts w:ascii="Segoe UI" w:hAnsi="Segoe UI" w:cs="Segoe UI"/>
          <w:color w:val="000000" w:themeColor="text1"/>
          <w:sz w:val="40"/>
          <w:szCs w:val="40"/>
          <w:rPrChange w:id="64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fldChar w:fldCharType="separate"/>
      </w:r>
      <w:r w:rsidRPr="001130D4">
        <w:rPr>
          <w:rStyle w:val="Hyperlink"/>
          <w:rFonts w:ascii="Segoe UI" w:hAnsi="Segoe UI" w:cs="Segoe UI"/>
          <w:color w:val="000000" w:themeColor="text1"/>
          <w:sz w:val="40"/>
          <w:szCs w:val="40"/>
          <w:rPrChange w:id="643" w:author="ASUS" w:date="2024-06-21T19:22:00Z">
            <w:rPr>
              <w:rStyle w:val="Hyperlink"/>
              <w:rFonts w:ascii="Trebuchet MS" w:hAnsi="Trebuchet MS" w:cs="Times New Roman"/>
              <w:sz w:val="40"/>
              <w:szCs w:val="40"/>
            </w:rPr>
          </w:rPrChange>
        </w:rPr>
        <w:t>http://instanceip:3000</w:t>
      </w:r>
      <w:r w:rsidR="00EC4348" w:rsidRPr="001130D4">
        <w:rPr>
          <w:rFonts w:ascii="Segoe UI" w:hAnsi="Segoe UI" w:cs="Segoe UI"/>
          <w:color w:val="000000" w:themeColor="text1"/>
          <w:sz w:val="40"/>
          <w:szCs w:val="40"/>
          <w:rPrChange w:id="64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fldChar w:fldCharType="end"/>
      </w:r>
    </w:p>
    <w:p w:rsidR="00D76752" w:rsidRPr="001130D4" w:rsidRDefault="00D76752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64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646" w:author="ASUS" w:date="2024-06-21T19:17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  <w:rPrChange w:id="647">
            <w:rPr>
              <w:rFonts w:ascii="Trebuchet MS" w:hAnsi="Trebuchet MS" w:cs="Times New Roman"/>
              <w:noProof/>
              <w:sz w:val="40"/>
              <w:szCs w:val="40"/>
              <w:lang w:eastAsia="en-IN"/>
            </w:rPr>
          </w:rPrChange>
        </w:rPr>
        <w:drawing>
          <wp:inline distT="0" distB="0" distL="0" distR="0">
            <wp:extent cx="5731510" cy="5166360"/>
            <wp:effectExtent l="0" t="0" r="2540" b="0"/>
            <wp:docPr id="1804440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40028" name="Picture 18044400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52" w:rsidRPr="001130D4" w:rsidRDefault="00D76752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4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64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You will see this window in web.</w:t>
      </w:r>
    </w:p>
    <w:p w:rsidR="00D76752" w:rsidRPr="001130D4" w:rsidRDefault="00D76752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5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65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Enter email-admin and password admin.</w:t>
      </w:r>
    </w:p>
    <w:p w:rsidR="00D76752" w:rsidRPr="001130D4" w:rsidRDefault="00D76752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5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65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Set new password.</w:t>
      </w:r>
    </w:p>
    <w:p w:rsidR="00D76752" w:rsidRPr="001130D4" w:rsidRDefault="00D76752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5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65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Click on menu in the top left corner.</w:t>
      </w:r>
    </w:p>
    <w:p w:rsidR="00D76752" w:rsidRPr="001130D4" w:rsidRDefault="00D76752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5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65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Go to connections and add new connections search </w:t>
      </w:r>
      <w:proofErr w:type="spellStart"/>
      <w:proofErr w:type="gram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65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prometheus</w:t>
      </w:r>
      <w:proofErr w:type="spellEnd"/>
      <w:proofErr w:type="gramEnd"/>
      <w:r w:rsidRPr="001130D4">
        <w:rPr>
          <w:rFonts w:ascii="Segoe UI" w:hAnsi="Segoe UI" w:cs="Segoe UI"/>
          <w:color w:val="000000" w:themeColor="text1"/>
          <w:sz w:val="40"/>
          <w:szCs w:val="40"/>
          <w:rPrChange w:id="65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data source.</w:t>
      </w:r>
    </w:p>
    <w:p w:rsidR="00D76752" w:rsidRPr="001130D4" w:rsidRDefault="00D76752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66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661" w:author="ASUS" w:date="2024-06-21T19:17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  <w:rPrChange w:id="662">
            <w:rPr>
              <w:rFonts w:ascii="Trebuchet MS" w:hAnsi="Trebuchet MS" w:cs="Times New Roman"/>
              <w:noProof/>
              <w:sz w:val="40"/>
              <w:szCs w:val="40"/>
              <w:lang w:eastAsia="en-IN"/>
            </w:rPr>
          </w:rPrChange>
        </w:rPr>
        <w:drawing>
          <wp:inline distT="0" distB="0" distL="0" distR="0">
            <wp:extent cx="5731510" cy="1667510"/>
            <wp:effectExtent l="0" t="0" r="2540" b="8890"/>
            <wp:docPr id="391892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92796" name="Picture 39189279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52" w:rsidRPr="001130D4" w:rsidRDefault="00D76752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6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66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Paste your 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66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prometheusurl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66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in </w:t>
      </w:r>
      <w:proofErr w:type="spellStart"/>
      <w:proofErr w:type="gram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66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url</w:t>
      </w:r>
      <w:proofErr w:type="spellEnd"/>
      <w:proofErr w:type="gramEnd"/>
      <w:r w:rsidRPr="001130D4">
        <w:rPr>
          <w:rFonts w:ascii="Segoe UI" w:hAnsi="Segoe UI" w:cs="Segoe UI"/>
          <w:color w:val="000000" w:themeColor="text1"/>
          <w:sz w:val="40"/>
          <w:szCs w:val="40"/>
          <w:rPrChange w:id="66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section.</w:t>
      </w:r>
    </w:p>
    <w:p w:rsidR="00D76752" w:rsidRPr="001130D4" w:rsidRDefault="00D76752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66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670" w:author="ASUS" w:date="2024-06-21T19:17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  <w:rPrChange w:id="671">
            <w:rPr>
              <w:rFonts w:ascii="Trebuchet MS" w:hAnsi="Trebuchet MS" w:cs="Times New Roman"/>
              <w:noProof/>
              <w:sz w:val="40"/>
              <w:szCs w:val="40"/>
              <w:lang w:eastAsia="en-IN"/>
            </w:rPr>
          </w:rPrChange>
        </w:rPr>
        <w:drawing>
          <wp:inline distT="0" distB="0" distL="0" distR="0">
            <wp:extent cx="5731510" cy="3173095"/>
            <wp:effectExtent l="0" t="0" r="2540" b="8255"/>
            <wp:docPr id="673804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0409" name="Picture 6738040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52" w:rsidRPr="001130D4" w:rsidRDefault="00D76752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7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67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Leave else as default and save it.</w:t>
      </w:r>
    </w:p>
    <w:p w:rsidR="00D76752" w:rsidRPr="001130D4" w:rsidRDefault="00D76752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7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67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Now go to dash board. Add new dashboard </w:t>
      </w:r>
      <w:r w:rsidR="00A96B39" w:rsidRPr="001130D4">
        <w:rPr>
          <w:rFonts w:ascii="Segoe UI" w:hAnsi="Segoe UI" w:cs="Segoe UI"/>
          <w:color w:val="000000" w:themeColor="text1"/>
          <w:sz w:val="40"/>
          <w:szCs w:val="40"/>
          <w:rPrChange w:id="67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and enter the same as shown in the image</w:t>
      </w:r>
    </w:p>
    <w:p w:rsidR="00A96B39" w:rsidRPr="001130D4" w:rsidRDefault="00A96B39">
      <w:pPr>
        <w:rPr>
          <w:rFonts w:ascii="Segoe UI" w:hAnsi="Segoe UI" w:cs="Segoe UI"/>
          <w:color w:val="000000" w:themeColor="text1"/>
          <w:sz w:val="40"/>
          <w:szCs w:val="40"/>
          <w:rPrChange w:id="67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678" w:author="ASUS" w:date="2024-06-21T19:17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noProof/>
          <w:color w:val="000000" w:themeColor="text1"/>
          <w:lang w:eastAsia="en-IN"/>
          <w:rPrChange w:id="679">
            <w:rPr>
              <w:rFonts w:ascii="Trebuchet MS" w:hAnsi="Trebuchet MS" w:cs="Times New Roman"/>
              <w:noProof/>
              <w:sz w:val="40"/>
              <w:szCs w:val="40"/>
              <w:lang w:eastAsia="en-IN"/>
            </w:rPr>
          </w:rPrChange>
        </w:rPr>
        <w:drawing>
          <wp:inline distT="0" distB="0" distL="0" distR="0">
            <wp:extent cx="5731510" cy="2908935"/>
            <wp:effectExtent l="0" t="0" r="2540" b="5715"/>
            <wp:docPr id="19870726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72601" name="Picture 198707260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D4" w:rsidRPr="001130D4" w:rsidRDefault="00A96B39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80" w:author="ASUS" w:date="2024-06-21T19:24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68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You will see a new added dashboard.</w:t>
      </w:r>
    </w:p>
    <w:p w:rsidR="00A96B39" w:rsidRPr="001130D4" w:rsidRDefault="00A96B39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  <w:rPrChange w:id="68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683" w:author="ASUS" w:date="2024-06-21T19:17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  <w:rPrChange w:id="684">
            <w:rPr>
              <w:rFonts w:ascii="Trebuchet MS" w:hAnsi="Trebuchet MS" w:cs="Times New Roman"/>
              <w:noProof/>
              <w:sz w:val="40"/>
              <w:szCs w:val="40"/>
              <w:lang w:eastAsia="en-IN"/>
            </w:rPr>
          </w:rPrChange>
        </w:rPr>
        <w:drawing>
          <wp:inline distT="0" distB="0" distL="0" distR="0">
            <wp:extent cx="5731510" cy="2117090"/>
            <wp:effectExtent l="0" t="0" r="2540" b="0"/>
            <wp:docPr id="21355838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83811" name="Picture 21355838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39" w:rsidRPr="001130D4" w:rsidRDefault="00A96B39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8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68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Goto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68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setting in links section add dashboard link.</w:t>
      </w:r>
      <w:r w:rsidRPr="001130D4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  <w:rPrChange w:id="688">
            <w:rPr>
              <w:rFonts w:ascii="Trebuchet MS" w:hAnsi="Trebuchet MS" w:cs="Times New Roman"/>
              <w:noProof/>
              <w:sz w:val="40"/>
              <w:szCs w:val="40"/>
              <w:lang w:eastAsia="en-IN"/>
            </w:rPr>
          </w:rPrChange>
        </w:rPr>
        <w:drawing>
          <wp:inline distT="0" distB="0" distL="0" distR="0">
            <wp:extent cx="5731510" cy="4378960"/>
            <wp:effectExtent l="0" t="0" r="2540" b="2540"/>
            <wp:docPr id="20243423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42338" name="Picture 20243423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39" w:rsidRPr="001130D4" w:rsidRDefault="00A96B39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8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69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You will see this dashboard.</w:t>
      </w:r>
    </w:p>
    <w:p w:rsidR="00A96B39" w:rsidRPr="001130D4" w:rsidRDefault="00A96B39">
      <w:pPr>
        <w:rPr>
          <w:rFonts w:ascii="Segoe UI" w:hAnsi="Segoe UI" w:cs="Segoe UI"/>
          <w:color w:val="000000" w:themeColor="text1"/>
          <w:sz w:val="40"/>
          <w:szCs w:val="40"/>
          <w:rPrChange w:id="69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pPrChange w:id="692" w:author="ASUS" w:date="2024-06-21T19:16:00Z">
          <w:pPr>
            <w:pStyle w:val="ListParagraph"/>
            <w:numPr>
              <w:ilvl w:val="1"/>
              <w:numId w:val="6"/>
            </w:numPr>
            <w:ind w:left="360" w:hanging="360"/>
          </w:pPr>
        </w:pPrChange>
      </w:pPr>
      <w:r w:rsidRPr="001130D4">
        <w:rPr>
          <w:noProof/>
          <w:color w:val="000000" w:themeColor="text1"/>
          <w:lang w:eastAsia="en-IN"/>
          <w:rPrChange w:id="693">
            <w:rPr>
              <w:rFonts w:ascii="Trebuchet MS" w:hAnsi="Trebuchet MS" w:cs="Times New Roman"/>
              <w:noProof/>
              <w:sz w:val="40"/>
              <w:szCs w:val="40"/>
              <w:lang w:eastAsia="en-IN"/>
            </w:rPr>
          </w:rPrChange>
        </w:rPr>
        <w:drawing>
          <wp:inline distT="0" distB="0" distL="0" distR="0">
            <wp:extent cx="5731510" cy="2786380"/>
            <wp:effectExtent l="0" t="0" r="2540" b="0"/>
            <wp:docPr id="1261754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54523" name="Picture 12617545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39" w:rsidRPr="001130D4" w:rsidRDefault="00A96B39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9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69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In query section run this query as shown in image.</w:t>
      </w:r>
    </w:p>
    <w:p w:rsidR="00A96B39" w:rsidRPr="001130D4" w:rsidRDefault="00A96B39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69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color w:val="000000" w:themeColor="text1"/>
          <w:sz w:val="40"/>
          <w:szCs w:val="40"/>
          <w:rPrChange w:id="69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In your </w:t>
      </w:r>
      <w:proofErr w:type="spellStart"/>
      <w:r w:rsidRPr="001130D4">
        <w:rPr>
          <w:rFonts w:ascii="Segoe UI" w:hAnsi="Segoe UI" w:cs="Segoe UI"/>
          <w:color w:val="000000" w:themeColor="text1"/>
          <w:sz w:val="40"/>
          <w:szCs w:val="40"/>
          <w:rPrChange w:id="698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linux</w:t>
      </w:r>
      <w:proofErr w:type="spellEnd"/>
      <w:r w:rsidRPr="001130D4">
        <w:rPr>
          <w:rFonts w:ascii="Segoe UI" w:hAnsi="Segoe UI" w:cs="Segoe UI"/>
          <w:color w:val="000000" w:themeColor="text1"/>
          <w:sz w:val="40"/>
          <w:szCs w:val="40"/>
          <w:rPrChange w:id="699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instance run stress command</w:t>
      </w:r>
    </w:p>
    <w:p w:rsidR="00A96B39" w:rsidRPr="001130D4" w:rsidRDefault="00A96B39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b/>
          <w:i/>
          <w:color w:val="000000" w:themeColor="text1"/>
          <w:sz w:val="36"/>
          <w:szCs w:val="36"/>
          <w:rPrChange w:id="700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36"/>
          <w:szCs w:val="36"/>
          <w:rPrChange w:id="70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sudo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36"/>
          <w:szCs w:val="36"/>
          <w:rPrChange w:id="70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apt install stress</w:t>
      </w:r>
    </w:p>
    <w:p w:rsidR="00A96B39" w:rsidRPr="001130D4" w:rsidRDefault="00A96B39" w:rsidP="00807D50">
      <w:pPr>
        <w:pStyle w:val="ListParagraph"/>
        <w:numPr>
          <w:ilvl w:val="1"/>
          <w:numId w:val="6"/>
        </w:numPr>
        <w:rPr>
          <w:rFonts w:ascii="Segoe UI" w:hAnsi="Segoe UI" w:cs="Segoe UI"/>
          <w:b/>
          <w:i/>
          <w:color w:val="000000" w:themeColor="text1"/>
          <w:sz w:val="36"/>
          <w:szCs w:val="36"/>
          <w:rPrChange w:id="70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b/>
          <w:i/>
          <w:color w:val="000000" w:themeColor="text1"/>
          <w:sz w:val="36"/>
          <w:szCs w:val="36"/>
          <w:rPrChange w:id="70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stress --</w:t>
      </w:r>
      <w:proofErr w:type="spellStart"/>
      <w:r w:rsidRPr="001130D4">
        <w:rPr>
          <w:rFonts w:ascii="Segoe UI" w:hAnsi="Segoe UI" w:cs="Segoe UI"/>
          <w:b/>
          <w:i/>
          <w:color w:val="000000" w:themeColor="text1"/>
          <w:sz w:val="36"/>
          <w:szCs w:val="36"/>
          <w:rPrChange w:id="705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cpu</w:t>
      </w:r>
      <w:proofErr w:type="spellEnd"/>
      <w:r w:rsidRPr="001130D4">
        <w:rPr>
          <w:rFonts w:ascii="Segoe UI" w:hAnsi="Segoe UI" w:cs="Segoe UI"/>
          <w:b/>
          <w:i/>
          <w:color w:val="000000" w:themeColor="text1"/>
          <w:sz w:val="36"/>
          <w:szCs w:val="36"/>
          <w:rPrChange w:id="706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4 --timeout 300</w:t>
      </w:r>
    </w:p>
    <w:p w:rsidR="00A96B39" w:rsidRPr="001130D4" w:rsidRDefault="001130D4" w:rsidP="00807D50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40"/>
          <w:szCs w:val="40"/>
          <w:rPrChange w:id="707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ins w:id="708" w:author="ASUS" w:date="2024-06-21T19:24:00Z">
        <w:r>
          <w:rPr>
            <w:rFonts w:ascii="Segoe UI" w:hAnsi="Segoe UI" w:cs="Segoe UI"/>
            <w:color w:val="000000" w:themeColor="text1"/>
            <w:sz w:val="40"/>
            <w:szCs w:val="40"/>
          </w:rPr>
          <w:t>Now you</w:t>
        </w:r>
      </w:ins>
      <w:del w:id="709" w:author="ASUS" w:date="2024-06-21T19:24:00Z">
        <w:r w:rsidR="00A96B39" w:rsidRPr="001130D4" w:rsidDel="001130D4">
          <w:rPr>
            <w:rFonts w:ascii="Segoe UI" w:hAnsi="Segoe UI" w:cs="Segoe UI"/>
            <w:color w:val="000000" w:themeColor="text1"/>
            <w:sz w:val="40"/>
            <w:szCs w:val="40"/>
            <w:rPrChange w:id="710" w:author="ASUS" w:date="2024-06-21T19:22:00Z">
              <w:rPr>
                <w:rFonts w:ascii="Trebuchet MS" w:hAnsi="Trebuchet MS" w:cs="Times New Roman"/>
                <w:sz w:val="40"/>
                <w:szCs w:val="40"/>
              </w:rPr>
            </w:rPrChange>
          </w:rPr>
          <w:delText>You</w:delText>
        </w:r>
      </w:del>
      <w:r w:rsidR="00A96B39" w:rsidRPr="001130D4">
        <w:rPr>
          <w:rFonts w:ascii="Segoe UI" w:hAnsi="Segoe UI" w:cs="Segoe UI"/>
          <w:color w:val="000000" w:themeColor="text1"/>
          <w:sz w:val="40"/>
          <w:szCs w:val="40"/>
          <w:rPrChange w:id="711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can see graph in </w:t>
      </w:r>
      <w:proofErr w:type="spellStart"/>
      <w:r w:rsidR="00A96B39" w:rsidRPr="001130D4">
        <w:rPr>
          <w:rFonts w:ascii="Segoe UI" w:hAnsi="Segoe UI" w:cs="Segoe UI"/>
          <w:color w:val="000000" w:themeColor="text1"/>
          <w:sz w:val="40"/>
          <w:szCs w:val="40"/>
          <w:rPrChange w:id="712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>Grafana</w:t>
      </w:r>
      <w:proofErr w:type="spellEnd"/>
      <w:r w:rsidR="00A96B39" w:rsidRPr="001130D4">
        <w:rPr>
          <w:rFonts w:ascii="Segoe UI" w:hAnsi="Segoe UI" w:cs="Segoe UI"/>
          <w:color w:val="000000" w:themeColor="text1"/>
          <w:sz w:val="40"/>
          <w:szCs w:val="40"/>
          <w:rPrChange w:id="713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  <w:t xml:space="preserve"> dashboard.</w:t>
      </w:r>
    </w:p>
    <w:p w:rsidR="00A96B39" w:rsidRPr="001130D4" w:rsidRDefault="00A96B39" w:rsidP="00807D50">
      <w:pPr>
        <w:pStyle w:val="ListParagraph"/>
        <w:rPr>
          <w:rFonts w:ascii="Segoe UI" w:hAnsi="Segoe UI" w:cs="Segoe UI"/>
          <w:color w:val="000000" w:themeColor="text1"/>
          <w:sz w:val="40"/>
          <w:szCs w:val="40"/>
          <w:rPrChange w:id="714" w:author="ASUS" w:date="2024-06-21T19:22:00Z">
            <w:rPr>
              <w:rFonts w:ascii="Trebuchet MS" w:hAnsi="Trebuchet MS" w:cs="Times New Roman"/>
              <w:sz w:val="40"/>
              <w:szCs w:val="40"/>
            </w:rPr>
          </w:rPrChange>
        </w:rPr>
      </w:pPr>
      <w:r w:rsidRPr="001130D4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  <w:rPrChange w:id="715">
            <w:rPr>
              <w:rFonts w:ascii="Trebuchet MS" w:hAnsi="Trebuchet MS" w:cs="Times New Roman"/>
              <w:noProof/>
              <w:sz w:val="40"/>
              <w:szCs w:val="40"/>
              <w:lang w:eastAsia="en-IN"/>
            </w:rPr>
          </w:rPrChange>
        </w:rPr>
        <w:drawing>
          <wp:inline distT="0" distB="0" distL="0" distR="0">
            <wp:extent cx="5731510" cy="2900045"/>
            <wp:effectExtent l="0" t="0" r="2540" b="0"/>
            <wp:docPr id="7468650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5094" name="Picture 74686509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B39" w:rsidRPr="001130D4" w:rsidSect="007E6E4C">
      <w:headerReference w:type="default" r:id="rId3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2345" w:rsidRDefault="003F2345" w:rsidP="007E6E4C">
      <w:pPr>
        <w:spacing w:after="0" w:line="240" w:lineRule="auto"/>
      </w:pPr>
      <w:r>
        <w:separator/>
      </w:r>
    </w:p>
  </w:endnote>
  <w:endnote w:type="continuationSeparator" w:id="0">
    <w:p w:rsidR="003F2345" w:rsidRDefault="003F2345" w:rsidP="007E6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2345" w:rsidRDefault="003F2345" w:rsidP="007E6E4C">
      <w:pPr>
        <w:spacing w:after="0" w:line="240" w:lineRule="auto"/>
      </w:pPr>
      <w:r>
        <w:separator/>
      </w:r>
    </w:p>
  </w:footnote>
  <w:footnote w:type="continuationSeparator" w:id="0">
    <w:p w:rsidR="003F2345" w:rsidRDefault="003F2345" w:rsidP="007E6E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E4C" w:rsidRPr="007E6E4C" w:rsidRDefault="007E6E4C" w:rsidP="007E6E4C">
    <w:pPr>
      <w:pStyle w:val="Header"/>
      <w:tabs>
        <w:tab w:val="left" w:pos="-851"/>
      </w:tabs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E6505"/>
    <w:multiLevelType w:val="multilevel"/>
    <w:tmpl w:val="D5F6BBD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360" w:hanging="360"/>
      </w:pPr>
      <w:rPr>
        <w:rFonts w:ascii="Trebuchet MS" w:hAnsi="Trebuchet M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1A4D3B8A"/>
    <w:multiLevelType w:val="hybridMultilevel"/>
    <w:tmpl w:val="02AA72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F149B2"/>
    <w:multiLevelType w:val="hybridMultilevel"/>
    <w:tmpl w:val="CFA46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5CB4C818">
      <w:numFmt w:val="bullet"/>
      <w:lvlText w:val="-"/>
      <w:lvlJc w:val="left"/>
      <w:pPr>
        <w:ind w:left="2340" w:hanging="360"/>
      </w:pPr>
      <w:rPr>
        <w:rFonts w:ascii="Trebuchet MS" w:eastAsiaTheme="minorHAnsi" w:hAnsi="Trebuchet M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3664EF"/>
    <w:multiLevelType w:val="hybridMultilevel"/>
    <w:tmpl w:val="C1B60DD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9F3F2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2F783A2F"/>
    <w:multiLevelType w:val="hybridMultilevel"/>
    <w:tmpl w:val="CD246D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4DB3BD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4FC85FD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55322FC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5FA92AA5"/>
    <w:multiLevelType w:val="hybridMultilevel"/>
    <w:tmpl w:val="6C5A10A8"/>
    <w:lvl w:ilvl="0" w:tplc="0226DC00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2"/>
  </w:num>
  <w:num w:numId="5">
    <w:abstractNumId w:val="3"/>
  </w:num>
  <w:num w:numId="6">
    <w:abstractNumId w:val="0"/>
  </w:num>
  <w:num w:numId="7">
    <w:abstractNumId w:val="4"/>
  </w:num>
  <w:num w:numId="8">
    <w:abstractNumId w:val="7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displayBackgroundShape/>
  <w:proofState w:spelling="clean" w:grammar="clean"/>
  <w:trackRevisions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1C23"/>
    <w:rsid w:val="000F0906"/>
    <w:rsid w:val="001130D4"/>
    <w:rsid w:val="003F2345"/>
    <w:rsid w:val="00400BCF"/>
    <w:rsid w:val="00412DB0"/>
    <w:rsid w:val="00501C23"/>
    <w:rsid w:val="005039A7"/>
    <w:rsid w:val="00697F9C"/>
    <w:rsid w:val="006D129D"/>
    <w:rsid w:val="007C2A28"/>
    <w:rsid w:val="007D7704"/>
    <w:rsid w:val="007E6E4C"/>
    <w:rsid w:val="007F68A8"/>
    <w:rsid w:val="00807D50"/>
    <w:rsid w:val="00840D0D"/>
    <w:rsid w:val="008C282E"/>
    <w:rsid w:val="00990E08"/>
    <w:rsid w:val="00A0436F"/>
    <w:rsid w:val="00A96B39"/>
    <w:rsid w:val="00CB46E2"/>
    <w:rsid w:val="00CD6F6E"/>
    <w:rsid w:val="00D76752"/>
    <w:rsid w:val="00EC4348"/>
    <w:rsid w:val="00F73C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43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9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2DB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12DB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6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E4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E6E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E6E4C"/>
  </w:style>
  <w:style w:type="paragraph" w:styleId="Footer">
    <w:name w:val="footer"/>
    <w:basedOn w:val="Normal"/>
    <w:link w:val="FooterChar"/>
    <w:uiPriority w:val="99"/>
    <w:semiHidden/>
    <w:unhideWhenUsed/>
    <w:rsid w:val="007E6E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E6E4C"/>
  </w:style>
  <w:style w:type="character" w:styleId="CommentReference">
    <w:name w:val="annotation reference"/>
    <w:basedOn w:val="DefaultParagraphFont"/>
    <w:uiPriority w:val="99"/>
    <w:semiHidden/>
    <w:unhideWhenUsed/>
    <w:rsid w:val="007F68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68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68A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68A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68A8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43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9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2DB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12DB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6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E4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E6E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E6E4C"/>
  </w:style>
  <w:style w:type="paragraph" w:styleId="Footer">
    <w:name w:val="footer"/>
    <w:basedOn w:val="Normal"/>
    <w:link w:val="FooterChar"/>
    <w:uiPriority w:val="99"/>
    <w:semiHidden/>
    <w:unhideWhenUsed/>
    <w:rsid w:val="007E6E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E6E4C"/>
  </w:style>
  <w:style w:type="character" w:styleId="CommentReference">
    <w:name w:val="annotation reference"/>
    <w:basedOn w:val="DefaultParagraphFont"/>
    <w:uiPriority w:val="99"/>
    <w:semiHidden/>
    <w:unhideWhenUsed/>
    <w:rsid w:val="007F68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68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68A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68A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68A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F94650-BCA4-4DBF-8259-09986EED2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705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Naval Sharma</dc:creator>
  <cp:lastModifiedBy>HP</cp:lastModifiedBy>
  <cp:revision>2</cp:revision>
  <dcterms:created xsi:type="dcterms:W3CDTF">2024-06-21T04:56:00Z</dcterms:created>
  <dcterms:modified xsi:type="dcterms:W3CDTF">2024-06-21T04:56:00Z</dcterms:modified>
</cp:coreProperties>
</file>